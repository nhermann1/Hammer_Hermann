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6FA88C2C"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65FAC3F"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710E45CD"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577F006" w14:textId="7FF7733C" w:rsidR="181575D8" w:rsidRPr="00E74FBC" w:rsidRDefault="181575D8" w:rsidP="007A33B3">
      <w:pPr>
        <w:pStyle w:val="Heading1"/>
        <w:spacing w:after="0"/>
        <w:jc w:val="center"/>
      </w:pPr>
      <w:commentRangeStart w:id="0"/>
      <w:r w:rsidRPr="00E74FBC">
        <w:t>Diets from two Arctic fishes reflect life history strategies</w:t>
      </w:r>
      <w:commentRangeEnd w:id="0"/>
      <w:r w:rsidR="001C3B45">
        <w:rPr>
          <w:rStyle w:val="CommentReference"/>
          <w:rFonts w:asciiTheme="minorHAnsi" w:eastAsiaTheme="minorHAnsi" w:hAnsiTheme="minorHAnsi" w:cstheme="minorBidi"/>
          <w:b w:val="0"/>
          <w:bCs w:val="0"/>
        </w:rPr>
        <w:commentReference w:id="0"/>
      </w:r>
      <w:r w:rsidRPr="00E74FBC">
        <w:t xml:space="preserve"> during</w:t>
      </w:r>
      <w:r w:rsidR="712538C9" w:rsidRPr="00E74FBC">
        <w:t xml:space="preserve"> a</w:t>
      </w:r>
      <w:r w:rsidRPr="00E74FBC">
        <w:t xml:space="preserve"> seasonal resource pulse in the Canadian high Arctic</w:t>
      </w:r>
    </w:p>
    <w:p w14:paraId="2A0D009F" w14:textId="4A34BCBD" w:rsidR="006E3566" w:rsidRPr="00E74FBC" w:rsidRDefault="006E3566" w:rsidP="007A33B3">
      <w:pPr>
        <w:spacing w:after="0" w:line="480" w:lineRule="auto"/>
        <w:jc w:val="center"/>
        <w:rPr>
          <w:rFonts w:ascii="Times New Roman" w:eastAsia="Times New Roman" w:hAnsi="Times New Roman" w:cs="Times New Roman"/>
          <w:b/>
          <w:bCs/>
        </w:rPr>
      </w:pPr>
    </w:p>
    <w:p w14:paraId="5D012F35" w14:textId="117CE789" w:rsidR="00484AE9" w:rsidRPr="00E74FBC" w:rsidRDefault="00484AE9" w:rsidP="007A33B3">
      <w:pPr>
        <w:spacing w:after="0" w:line="480" w:lineRule="auto"/>
        <w:rPr>
          <w:rFonts w:ascii="Times New Roman" w:eastAsia="Times New Roman" w:hAnsi="Times New Roman" w:cs="Times New Roman"/>
          <w:b/>
          <w:bCs/>
        </w:rPr>
      </w:pPr>
    </w:p>
    <w:p w14:paraId="3EA01879" w14:textId="2DCC5D2B" w:rsidR="00D92BF8" w:rsidRPr="00E74FBC" w:rsidRDefault="002558C2" w:rsidP="007A33B3">
      <w:pPr>
        <w:spacing w:after="0" w:line="480" w:lineRule="auto"/>
        <w:jc w:val="center"/>
        <w:rPr>
          <w:rFonts w:ascii="Times New Roman" w:hAnsi="Times New Roman" w:cs="Times New Roman"/>
          <w:vertAlign w:val="superscript"/>
        </w:rPr>
      </w:pPr>
      <w:commentRangeStart w:id="1"/>
      <w:r w:rsidRPr="00E74FBC">
        <w:rPr>
          <w:rFonts w:ascii="Times New Roman" w:hAnsi="Times New Roman" w:cs="Times New Roman"/>
        </w:rPr>
        <w:t>Lars J. Hammer</w:t>
      </w:r>
      <w:r w:rsidRPr="00E74FBC">
        <w:rPr>
          <w:rFonts w:ascii="Times New Roman" w:hAnsi="Times New Roman" w:cs="Times New Roman"/>
          <w:vertAlign w:val="superscript"/>
        </w:rPr>
        <w:t>1</w:t>
      </w:r>
      <w:commentRangeEnd w:id="1"/>
      <w:r w:rsidR="001C3B45">
        <w:rPr>
          <w:rStyle w:val="CommentReference"/>
        </w:rPr>
        <w:commentReference w:id="1"/>
      </w:r>
      <w:r w:rsidR="001D5DD3" w:rsidRPr="00E74FBC">
        <w:rPr>
          <w:rFonts w:ascii="Times New Roman" w:hAnsi="Times New Roman" w:cs="Times New Roman"/>
        </w:rPr>
        <w:t>*</w:t>
      </w:r>
      <w:r w:rsidRPr="00E74FBC">
        <w:rPr>
          <w:rFonts w:ascii="Times New Roman" w:hAnsi="Times New Roman" w:cs="Times New Roman"/>
        </w:rPr>
        <w:t>, Nathan T. Hermann</w:t>
      </w:r>
      <w:r w:rsidR="001C6255" w:rsidRPr="00E74FBC">
        <w:rPr>
          <w:rFonts w:ascii="Times New Roman" w:hAnsi="Times New Roman" w:cs="Times New Roman"/>
          <w:vertAlign w:val="superscript"/>
        </w:rPr>
        <w:t>2</w:t>
      </w:r>
      <w:r w:rsidR="001D5DD3" w:rsidRPr="00E74FBC">
        <w:rPr>
          <w:rFonts w:ascii="Times New Roman" w:hAnsi="Times New Roman" w:cs="Times New Roman"/>
        </w:rPr>
        <w:t>*</w:t>
      </w:r>
      <w:r w:rsidR="001C6255" w:rsidRPr="00E74FBC">
        <w:rPr>
          <w:rFonts w:ascii="Times New Roman" w:hAnsi="Times New Roman" w:cs="Times New Roman"/>
        </w:rPr>
        <w:t xml:space="preserve">, </w:t>
      </w:r>
      <w:r w:rsidR="00F125B5" w:rsidRPr="00E74FBC">
        <w:rPr>
          <w:rFonts w:ascii="Times New Roman" w:hAnsi="Times New Roman" w:cs="Times New Roman"/>
        </w:rPr>
        <w:t>Nigel</w:t>
      </w:r>
      <w:r w:rsidR="008176BE" w:rsidRPr="00E74FBC">
        <w:rPr>
          <w:rFonts w:ascii="Times New Roman" w:hAnsi="Times New Roman" w:cs="Times New Roman"/>
        </w:rPr>
        <w:t xml:space="preserve"> E. Hussey</w:t>
      </w:r>
      <w:r w:rsidR="008176BE" w:rsidRPr="00E74FBC">
        <w:rPr>
          <w:rFonts w:ascii="Times New Roman" w:hAnsi="Times New Roman" w:cs="Times New Roman"/>
          <w:vertAlign w:val="superscript"/>
        </w:rPr>
        <w:t>3</w:t>
      </w:r>
      <w:r w:rsidR="008176BE" w:rsidRPr="00E74FBC">
        <w:rPr>
          <w:rFonts w:ascii="Times New Roman" w:hAnsi="Times New Roman" w:cs="Times New Roman"/>
        </w:rPr>
        <w:t>, Marianne Marcoux</w:t>
      </w:r>
      <w:r w:rsidR="008176BE" w:rsidRPr="00E74FBC">
        <w:rPr>
          <w:rFonts w:ascii="Times New Roman" w:hAnsi="Times New Roman" w:cs="Times New Roman"/>
          <w:vertAlign w:val="superscript"/>
        </w:rPr>
        <w:t>4</w:t>
      </w:r>
      <w:r w:rsidR="008176BE" w:rsidRPr="00E74FBC">
        <w:rPr>
          <w:rFonts w:ascii="Times New Roman" w:hAnsi="Times New Roman" w:cs="Times New Roman"/>
        </w:rPr>
        <w:t>, Kevin J. Hedges</w:t>
      </w:r>
      <w:r w:rsidR="008176BE" w:rsidRPr="00E74FBC">
        <w:rPr>
          <w:rFonts w:ascii="Times New Roman" w:hAnsi="Times New Roman" w:cs="Times New Roman"/>
          <w:vertAlign w:val="superscript"/>
        </w:rPr>
        <w:t>4</w:t>
      </w:r>
      <w:r w:rsidR="00C32E7C" w:rsidRPr="00E74FBC">
        <w:rPr>
          <w:rFonts w:ascii="Times New Roman" w:hAnsi="Times New Roman" w:cs="Times New Roman"/>
        </w:rPr>
        <w:t>, Nathan B. Furey</w:t>
      </w:r>
      <w:r w:rsidR="00C32E7C" w:rsidRPr="00E74FBC">
        <w:rPr>
          <w:rFonts w:ascii="Times New Roman" w:hAnsi="Times New Roman" w:cs="Times New Roman"/>
          <w:vertAlign w:val="superscript"/>
        </w:rPr>
        <w:t>2</w:t>
      </w:r>
    </w:p>
    <w:p w14:paraId="1827E2C3" w14:textId="6FBE4115" w:rsidR="00411EDC"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1</w:t>
      </w:r>
      <w:r w:rsidRPr="00E74FBC">
        <w:rPr>
          <w:rFonts w:ascii="Times New Roman" w:hAnsi="Times New Roman" w:cs="Times New Roman"/>
        </w:rPr>
        <w:t>Maine Department of Marine Resources, Augusta, ME, United States</w:t>
      </w:r>
    </w:p>
    <w:p w14:paraId="3849BD76" w14:textId="21207949" w:rsidR="00D92BF8"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2</w:t>
      </w:r>
      <w:r w:rsidR="00D92BF8" w:rsidRPr="00E74FBC">
        <w:rPr>
          <w:rFonts w:ascii="Times New Roman" w:hAnsi="Times New Roman" w:cs="Times New Roman"/>
        </w:rPr>
        <w:t>University of New Hampshire, Department of Biological Sciences, Durham, NH, United States</w:t>
      </w:r>
    </w:p>
    <w:p w14:paraId="1EF28B90"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3</w:t>
      </w:r>
      <w:r w:rsidRPr="00E74FBC">
        <w:rPr>
          <w:rFonts w:ascii="Times New Roman" w:hAnsi="Times New Roman" w:cs="Times New Roman"/>
        </w:rPr>
        <w:t>University of Windsor, Integrative Biology, Windsor, ON, Canada</w:t>
      </w:r>
    </w:p>
    <w:p w14:paraId="59E0D938"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4</w:t>
      </w:r>
      <w:r w:rsidRPr="00E74FBC">
        <w:rPr>
          <w:rFonts w:ascii="Times New Roman" w:hAnsi="Times New Roman" w:cs="Times New Roman"/>
        </w:rPr>
        <w:t>Department of Fisheries and Oceans, Winnipeg, MB, Canada</w:t>
      </w:r>
    </w:p>
    <w:p w14:paraId="400B1258" w14:textId="77777777" w:rsidR="00411EDC" w:rsidRPr="00E74FBC" w:rsidRDefault="00411EDC" w:rsidP="007A33B3">
      <w:pPr>
        <w:spacing w:after="0" w:line="480" w:lineRule="auto"/>
        <w:jc w:val="center"/>
        <w:rPr>
          <w:rFonts w:ascii="Times New Roman" w:hAnsi="Times New Roman" w:cs="Times New Roman"/>
        </w:rPr>
      </w:pPr>
    </w:p>
    <w:p w14:paraId="6C5F1E65" w14:textId="77777777" w:rsidR="00411EDC" w:rsidRPr="00E74FBC" w:rsidRDefault="00411EDC" w:rsidP="007A33B3">
      <w:pPr>
        <w:spacing w:after="0" w:line="480" w:lineRule="auto"/>
        <w:jc w:val="center"/>
        <w:rPr>
          <w:rFonts w:ascii="Times New Roman" w:hAnsi="Times New Roman" w:cs="Times New Roman"/>
        </w:rPr>
      </w:pPr>
    </w:p>
    <w:p w14:paraId="2223C398" w14:textId="77777777" w:rsidR="007A33B3" w:rsidRPr="00E74FBC" w:rsidRDefault="007A33B3" w:rsidP="007A33B3">
      <w:pPr>
        <w:spacing w:after="0" w:line="480" w:lineRule="auto"/>
        <w:jc w:val="center"/>
        <w:rPr>
          <w:rFonts w:ascii="Times New Roman" w:hAnsi="Times New Roman" w:cs="Times New Roman"/>
        </w:rPr>
      </w:pPr>
    </w:p>
    <w:p w14:paraId="41C1001B" w14:textId="77777777" w:rsidR="000F74DB" w:rsidRPr="00E74FBC" w:rsidRDefault="001D5DD3" w:rsidP="007A33B3">
      <w:pPr>
        <w:spacing w:after="0" w:line="480" w:lineRule="auto"/>
        <w:rPr>
          <w:rFonts w:ascii="Times New Roman" w:hAnsi="Times New Roman" w:cs="Times New Roman"/>
        </w:rPr>
      </w:pPr>
      <w:r w:rsidRPr="00E74FBC">
        <w:rPr>
          <w:rFonts w:ascii="Times New Roman" w:hAnsi="Times New Roman" w:cs="Times New Roman"/>
        </w:rPr>
        <w:t>*Co-first</w:t>
      </w:r>
      <w:r w:rsidR="00082B5D" w:rsidRPr="00E74FBC">
        <w:rPr>
          <w:rFonts w:ascii="Times New Roman" w:hAnsi="Times New Roman" w:cs="Times New Roman"/>
        </w:rPr>
        <w:t xml:space="preserve"> Authors</w:t>
      </w:r>
    </w:p>
    <w:p w14:paraId="01DE2852" w14:textId="05E33A07" w:rsidR="00730C13" w:rsidRPr="00E74FBC" w:rsidRDefault="00C63AD9"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Contact:</w:t>
      </w:r>
      <w:r w:rsidR="00530075" w:rsidRPr="00E74FBC">
        <w:rPr>
          <w:rFonts w:ascii="Times New Roman" w:hAnsi="Times New Roman" w:cs="Times New Roman"/>
        </w:rPr>
        <w:t xml:space="preserve"> Lars Hammer; </w:t>
      </w:r>
      <w:r w:rsidR="00730C13" w:rsidRPr="00E74FBC">
        <w:rPr>
          <w:rFonts w:ascii="Times New Roman" w:hAnsi="Times New Roman" w:cs="Times New Roman"/>
        </w:rPr>
        <w:t>L</w:t>
      </w:r>
      <w:r w:rsidR="00530075" w:rsidRPr="00E74FBC">
        <w:rPr>
          <w:rFonts w:ascii="Times New Roman" w:hAnsi="Times New Roman" w:cs="Times New Roman"/>
        </w:rPr>
        <w:t>ars.</w:t>
      </w:r>
      <w:r w:rsidR="00730C13" w:rsidRPr="00E74FBC">
        <w:rPr>
          <w:rFonts w:ascii="Times New Roman" w:hAnsi="Times New Roman" w:cs="Times New Roman"/>
        </w:rPr>
        <w:t>H</w:t>
      </w:r>
      <w:r w:rsidR="00530075" w:rsidRPr="00E74FBC">
        <w:rPr>
          <w:rFonts w:ascii="Times New Roman" w:hAnsi="Times New Roman" w:cs="Times New Roman"/>
        </w:rPr>
        <w:t>ammer</w:t>
      </w:r>
      <w:r w:rsidR="00730C13" w:rsidRPr="00E74FBC">
        <w:rPr>
          <w:rFonts w:ascii="Times New Roman" w:hAnsi="Times New Roman" w:cs="Times New Roman"/>
        </w:rPr>
        <w:t>@maine.gov</w:t>
      </w:r>
    </w:p>
    <w:p w14:paraId="0E2201B9" w14:textId="32717DEA" w:rsidR="00730C13" w:rsidRPr="00E74FBC" w:rsidRDefault="00730C13"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ab/>
        <w:t>Nathan Hermann; Nathan.Hermann@unh.edu</w:t>
      </w:r>
    </w:p>
    <w:p w14:paraId="7D8159DF" w14:textId="77777777" w:rsidR="00730C13" w:rsidRPr="00E74FBC" w:rsidRDefault="00730C13" w:rsidP="007A33B3">
      <w:pPr>
        <w:tabs>
          <w:tab w:val="left" w:pos="810"/>
        </w:tabs>
        <w:spacing w:after="0" w:line="480" w:lineRule="auto"/>
        <w:rPr>
          <w:rFonts w:ascii="Times New Roman" w:hAnsi="Times New Roman" w:cs="Times New Roman"/>
        </w:rPr>
      </w:pPr>
    </w:p>
    <w:p w14:paraId="7351DF01" w14:textId="77777777" w:rsidR="007A33B3" w:rsidRPr="00E74FBC" w:rsidRDefault="007A33B3" w:rsidP="007A33B3">
      <w:pPr>
        <w:tabs>
          <w:tab w:val="left" w:pos="810"/>
        </w:tabs>
        <w:spacing w:after="0" w:line="480" w:lineRule="auto"/>
        <w:rPr>
          <w:rFonts w:ascii="Times New Roman" w:hAnsi="Times New Roman" w:cs="Times New Roman"/>
        </w:rPr>
      </w:pPr>
    </w:p>
    <w:p w14:paraId="5FEBA3C6" w14:textId="77777777" w:rsidR="007A33B3" w:rsidRPr="00E74FBC" w:rsidRDefault="007A33B3" w:rsidP="007A33B3">
      <w:pPr>
        <w:tabs>
          <w:tab w:val="left" w:pos="810"/>
        </w:tabs>
        <w:spacing w:after="0" w:line="480" w:lineRule="auto"/>
        <w:rPr>
          <w:rFonts w:ascii="Times New Roman" w:hAnsi="Times New Roman" w:cs="Times New Roman"/>
        </w:rPr>
      </w:pPr>
    </w:p>
    <w:p w14:paraId="20AF58ED" w14:textId="77777777" w:rsidR="00730C13" w:rsidRPr="00E74FBC" w:rsidRDefault="00730C13" w:rsidP="007A33B3">
      <w:pPr>
        <w:tabs>
          <w:tab w:val="left" w:pos="810"/>
        </w:tabs>
        <w:spacing w:after="0" w:line="480" w:lineRule="auto"/>
        <w:rPr>
          <w:rFonts w:ascii="Times New Roman" w:hAnsi="Times New Roman" w:cs="Times New Roman"/>
        </w:rPr>
      </w:pPr>
    </w:p>
    <w:p w14:paraId="77AADDE5" w14:textId="7FB8F112" w:rsidR="002558C2" w:rsidRPr="00E74FBC" w:rsidRDefault="00730C13" w:rsidP="007A33B3">
      <w:pPr>
        <w:tabs>
          <w:tab w:val="left" w:pos="810"/>
        </w:tabs>
        <w:spacing w:after="0" w:line="480" w:lineRule="auto"/>
        <w:rPr>
          <w:rFonts w:ascii="Times New Roman" w:eastAsia="Times New Roman" w:hAnsi="Times New Roman" w:cs="Times New Roman"/>
          <w:b/>
          <w:bCs/>
        </w:rPr>
      </w:pPr>
      <w:r w:rsidRPr="00E74FBC">
        <w:rPr>
          <w:rFonts w:ascii="Times New Roman" w:hAnsi="Times New Roman" w:cs="Times New Roman"/>
        </w:rPr>
        <w:t xml:space="preserve">Prepared for Submission to </w:t>
      </w:r>
      <w:commentRangeStart w:id="2"/>
      <w:commentRangeStart w:id="3"/>
      <w:commentRangeStart w:id="4"/>
      <w:r w:rsidR="003E373D">
        <w:rPr>
          <w:rFonts w:ascii="Times New Roman" w:hAnsi="Times New Roman" w:cs="Times New Roman"/>
          <w:b/>
          <w:bCs/>
        </w:rPr>
        <w:t>Oecologia</w:t>
      </w:r>
      <w:commentRangeEnd w:id="2"/>
      <w:r w:rsidR="00B72284">
        <w:rPr>
          <w:rStyle w:val="CommentReference"/>
        </w:rPr>
        <w:commentReference w:id="2"/>
      </w:r>
      <w:commentRangeEnd w:id="3"/>
      <w:r w:rsidR="00D933D4">
        <w:rPr>
          <w:rStyle w:val="CommentReference"/>
        </w:rPr>
        <w:commentReference w:id="3"/>
      </w:r>
      <w:commentRangeEnd w:id="4"/>
      <w:r w:rsidR="001C3B45">
        <w:rPr>
          <w:rStyle w:val="CommentReference"/>
        </w:rPr>
        <w:commentReference w:id="4"/>
      </w:r>
      <w:r w:rsidR="002558C2" w:rsidRPr="00E74FBC">
        <w:rPr>
          <w:rFonts w:ascii="Times New Roman" w:hAnsi="Times New Roman" w:cs="Times New Roman"/>
        </w:rPr>
        <w:br w:type="page"/>
      </w:r>
    </w:p>
    <w:p w14:paraId="7E0C4D48" w14:textId="77777777" w:rsidR="00E55562" w:rsidRPr="00E74FBC" w:rsidRDefault="00E55562" w:rsidP="007A33B3">
      <w:pPr>
        <w:pStyle w:val="Heading1"/>
        <w:spacing w:after="0"/>
      </w:pPr>
      <w:commentRangeStart w:id="5"/>
      <w:r w:rsidRPr="00E74FBC">
        <w:lastRenderedPageBreak/>
        <w:t>Abstract</w:t>
      </w:r>
      <w:commentRangeEnd w:id="5"/>
      <w:r w:rsidR="00183941">
        <w:rPr>
          <w:rStyle w:val="CommentReference"/>
          <w:rFonts w:asciiTheme="minorHAnsi" w:eastAsiaTheme="minorHAnsi" w:hAnsiTheme="minorHAnsi" w:cstheme="minorBidi"/>
          <w:b w:val="0"/>
          <w:bCs w:val="0"/>
        </w:rPr>
        <w:commentReference w:id="5"/>
      </w:r>
    </w:p>
    <w:p w14:paraId="613E15CD" w14:textId="1D4A8A75" w:rsidR="008A637F" w:rsidRDefault="00313885" w:rsidP="007A33B3">
      <w:pPr>
        <w:spacing w:after="0" w:line="480" w:lineRule="auto"/>
        <w:rPr>
          <w:rFonts w:ascii="Times New Roman" w:hAnsi="Times New Roman" w:cs="Times New Roman"/>
        </w:rPr>
      </w:pPr>
      <w:r w:rsidRPr="00E74FBC">
        <w:rPr>
          <w:rFonts w:ascii="Times New Roman" w:hAnsi="Times New Roman" w:cs="Times New Roman"/>
        </w:rPr>
        <w:tab/>
        <w:t xml:space="preserve">The dramatic seasonal changes that occur annually in the Arctic </w:t>
      </w:r>
      <w:r w:rsidR="002B215B" w:rsidRPr="00E74FBC">
        <w:rPr>
          <w:rFonts w:ascii="Times New Roman" w:hAnsi="Times New Roman" w:cs="Times New Roman"/>
        </w:rPr>
        <w:t xml:space="preserve">require </w:t>
      </w:r>
      <w:del w:id="6" w:author="Nathan Furey" w:date="2023-07-19T23:17:00Z">
        <w:r w:rsidR="000A290C" w:rsidRPr="00E74FBC" w:rsidDel="00183941">
          <w:rPr>
            <w:rFonts w:ascii="Times New Roman" w:hAnsi="Times New Roman" w:cs="Times New Roman"/>
          </w:rPr>
          <w:delText xml:space="preserve">occupants </w:delText>
        </w:r>
      </w:del>
      <w:ins w:id="7" w:author="Nathan Furey" w:date="2023-07-19T23:17:00Z">
        <w:r w:rsidR="00183941">
          <w:rPr>
            <w:rFonts w:ascii="Times New Roman" w:hAnsi="Times New Roman" w:cs="Times New Roman"/>
          </w:rPr>
          <w:t>organisms</w:t>
        </w:r>
        <w:r w:rsidR="00183941" w:rsidRPr="00E74FBC">
          <w:rPr>
            <w:rFonts w:ascii="Times New Roman" w:hAnsi="Times New Roman" w:cs="Times New Roman"/>
          </w:rPr>
          <w:t xml:space="preserve"> </w:t>
        </w:r>
      </w:ins>
      <w:r w:rsidR="000A290C" w:rsidRPr="00E74FBC">
        <w:rPr>
          <w:rFonts w:ascii="Times New Roman" w:hAnsi="Times New Roman" w:cs="Times New Roman"/>
        </w:rPr>
        <w:t xml:space="preserve">to </w:t>
      </w:r>
      <w:del w:id="8" w:author="Nathan Furey" w:date="2023-07-19T23:17:00Z">
        <w:r w:rsidR="000A290C" w:rsidRPr="00E74FBC" w:rsidDel="00183941">
          <w:rPr>
            <w:rFonts w:ascii="Times New Roman" w:hAnsi="Times New Roman" w:cs="Times New Roman"/>
          </w:rPr>
          <w:delText xml:space="preserve">be able to </w:delText>
        </w:r>
      </w:del>
      <w:r w:rsidR="000A290C" w:rsidRPr="00E74FBC">
        <w:rPr>
          <w:rFonts w:ascii="Times New Roman" w:hAnsi="Times New Roman" w:cs="Times New Roman"/>
        </w:rPr>
        <w:t xml:space="preserve">adapt </w:t>
      </w:r>
      <w:r w:rsidR="043E4D89" w:rsidRPr="00E74FBC">
        <w:rPr>
          <w:rFonts w:ascii="Times New Roman" w:hAnsi="Times New Roman" w:cs="Times New Roman"/>
        </w:rPr>
        <w:t xml:space="preserve">to </w:t>
      </w:r>
      <w:ins w:id="9" w:author="Nathan Furey" w:date="2023-07-19T23:18:00Z">
        <w:r w:rsidR="00183941">
          <w:rPr>
            <w:rFonts w:ascii="Times New Roman" w:hAnsi="Times New Roman" w:cs="Times New Roman"/>
          </w:rPr>
          <w:t xml:space="preserve">harsh, </w:t>
        </w:r>
      </w:ins>
      <w:r w:rsidR="000A290C" w:rsidRPr="00E74FBC">
        <w:rPr>
          <w:rFonts w:ascii="Times New Roman" w:hAnsi="Times New Roman" w:cs="Times New Roman"/>
        </w:rPr>
        <w:t xml:space="preserve">and exploit </w:t>
      </w:r>
      <w:r w:rsidR="6D3C8198" w:rsidRPr="00E74FBC">
        <w:rPr>
          <w:rFonts w:ascii="Times New Roman" w:hAnsi="Times New Roman" w:cs="Times New Roman"/>
        </w:rPr>
        <w:t>favorable</w:t>
      </w:r>
      <w:ins w:id="10" w:author="Nathan Furey" w:date="2023-07-19T23:18:00Z">
        <w:r w:rsidR="00183941">
          <w:rPr>
            <w:rFonts w:ascii="Times New Roman" w:hAnsi="Times New Roman" w:cs="Times New Roman"/>
          </w:rPr>
          <w:t>,</w:t>
        </w:r>
      </w:ins>
      <w:r w:rsidR="6D3C8198" w:rsidRPr="00E74FBC">
        <w:rPr>
          <w:rFonts w:ascii="Times New Roman" w:hAnsi="Times New Roman" w:cs="Times New Roman"/>
        </w:rPr>
        <w:t xml:space="preserve"> </w:t>
      </w:r>
      <w:r w:rsidR="000478E2" w:rsidRPr="00E74FBC">
        <w:rPr>
          <w:rFonts w:ascii="Times New Roman" w:hAnsi="Times New Roman" w:cs="Times New Roman"/>
        </w:rPr>
        <w:t xml:space="preserve">conditions </w:t>
      </w:r>
      <w:ins w:id="11" w:author="Nathan Furey" w:date="2023-07-19T23:18:00Z">
        <w:r w:rsidR="00183941">
          <w:rPr>
            <w:rFonts w:ascii="Times New Roman" w:hAnsi="Times New Roman" w:cs="Times New Roman"/>
          </w:rPr>
          <w:t>as they occur</w:t>
        </w:r>
      </w:ins>
      <w:del w:id="12" w:author="Nathan Furey" w:date="2023-07-19T23:18:00Z">
        <w:r w:rsidR="000478E2" w:rsidRPr="00E74FBC" w:rsidDel="00183941">
          <w:rPr>
            <w:rFonts w:ascii="Times New Roman" w:hAnsi="Times New Roman" w:cs="Times New Roman"/>
          </w:rPr>
          <w:delText>when they are available</w:delText>
        </w:r>
      </w:del>
      <w:r w:rsidR="000478E2" w:rsidRPr="00E74FBC">
        <w:rPr>
          <w:rFonts w:ascii="Times New Roman" w:hAnsi="Times New Roman" w:cs="Times New Roman"/>
        </w:rPr>
        <w:t xml:space="preserve">. Foremost among these </w:t>
      </w:r>
      <w:r w:rsidR="00F94CB2" w:rsidRPr="00E74FBC">
        <w:rPr>
          <w:rFonts w:ascii="Times New Roman" w:hAnsi="Times New Roman" w:cs="Times New Roman"/>
        </w:rPr>
        <w:t xml:space="preserve">changes </w:t>
      </w:r>
      <w:r w:rsidR="0083739D" w:rsidRPr="00E74FBC">
        <w:rPr>
          <w:rFonts w:ascii="Times New Roman" w:hAnsi="Times New Roman" w:cs="Times New Roman"/>
        </w:rPr>
        <w:t>is</w:t>
      </w:r>
      <w:r w:rsidR="007C6A3D" w:rsidRPr="00E74FBC">
        <w:rPr>
          <w:rFonts w:ascii="Times New Roman" w:hAnsi="Times New Roman" w:cs="Times New Roman"/>
        </w:rPr>
        <w:t xml:space="preserve"> the sudden abundance of resources and habitats following the </w:t>
      </w:r>
      <w:r w:rsidR="00930EA3" w:rsidRPr="00E74FBC">
        <w:rPr>
          <w:rFonts w:ascii="Times New Roman" w:hAnsi="Times New Roman" w:cs="Times New Roman"/>
        </w:rPr>
        <w:t>receding</w:t>
      </w:r>
      <w:r w:rsidR="008E17F4" w:rsidRPr="00E74FBC">
        <w:rPr>
          <w:rFonts w:ascii="Times New Roman" w:hAnsi="Times New Roman" w:cs="Times New Roman"/>
        </w:rPr>
        <w:t xml:space="preserve"> sea-ice</w:t>
      </w:r>
      <w:r w:rsidR="00DE4BBC" w:rsidRPr="00E74FBC">
        <w:rPr>
          <w:rFonts w:ascii="Times New Roman" w:hAnsi="Times New Roman" w:cs="Times New Roman"/>
        </w:rPr>
        <w:t xml:space="preserve">. </w:t>
      </w:r>
      <w:r w:rsidR="00930EA3" w:rsidRPr="00E74FBC">
        <w:rPr>
          <w:rFonts w:ascii="Times New Roman" w:hAnsi="Times New Roman" w:cs="Times New Roman"/>
        </w:rPr>
        <w:t xml:space="preserve">Many marine organisms </w:t>
      </w:r>
      <w:r w:rsidR="005F4E82" w:rsidRPr="00E74FBC">
        <w:rPr>
          <w:rFonts w:ascii="Times New Roman" w:hAnsi="Times New Roman" w:cs="Times New Roman"/>
        </w:rPr>
        <w:t xml:space="preserve">coordinate </w:t>
      </w:r>
      <w:del w:id="13" w:author="Nathan Furey" w:date="2023-07-19T23:19:00Z">
        <w:r w:rsidR="005F4E82" w:rsidRPr="00E74FBC" w:rsidDel="00183941">
          <w:rPr>
            <w:rFonts w:ascii="Times New Roman" w:hAnsi="Times New Roman" w:cs="Times New Roman"/>
          </w:rPr>
          <w:delText xml:space="preserve">behaviors to be appropriately positioned </w:delText>
        </w:r>
        <w:r w:rsidR="00573F66" w:rsidRPr="00E74FBC" w:rsidDel="00183941">
          <w:rPr>
            <w:rFonts w:ascii="Times New Roman" w:hAnsi="Times New Roman" w:cs="Times New Roman"/>
          </w:rPr>
          <w:delText>to</w:delText>
        </w:r>
      </w:del>
      <w:ins w:id="14" w:author="Nathan Furey" w:date="2023-07-19T23:19:00Z">
        <w:r w:rsidR="00183941">
          <w:rPr>
            <w:rFonts w:ascii="Times New Roman" w:hAnsi="Times New Roman" w:cs="Times New Roman"/>
          </w:rPr>
          <w:t>respond behaviorally to</w:t>
        </w:r>
      </w:ins>
      <w:r w:rsidR="00573F66" w:rsidRPr="00E74FBC">
        <w:rPr>
          <w:rFonts w:ascii="Times New Roman" w:hAnsi="Times New Roman" w:cs="Times New Roman"/>
        </w:rPr>
        <w:t xml:space="preserve"> maximally exploit this </w:t>
      </w:r>
      <w:commentRangeStart w:id="15"/>
      <w:r w:rsidR="00573F66" w:rsidRPr="00E74FBC">
        <w:rPr>
          <w:rFonts w:ascii="Times New Roman" w:hAnsi="Times New Roman" w:cs="Times New Roman"/>
        </w:rPr>
        <w:t>resource pulse</w:t>
      </w:r>
      <w:r w:rsidR="00006DE8" w:rsidRPr="00E74FBC">
        <w:rPr>
          <w:rFonts w:ascii="Times New Roman" w:hAnsi="Times New Roman" w:cs="Times New Roman"/>
        </w:rPr>
        <w:t xml:space="preserve">; however, the </w:t>
      </w:r>
      <w:del w:id="16" w:author="Nathan Furey" w:date="2023-07-19T23:20:00Z">
        <w:r w:rsidR="00006DE8" w:rsidRPr="00E74FBC" w:rsidDel="00183941">
          <w:rPr>
            <w:rFonts w:ascii="Times New Roman" w:hAnsi="Times New Roman" w:cs="Times New Roman"/>
          </w:rPr>
          <w:delText xml:space="preserve">manner </w:delText>
        </w:r>
      </w:del>
      <w:ins w:id="17" w:author="Nathan Furey" w:date="2023-07-19T23:20:00Z">
        <w:r w:rsidR="00183941">
          <w:rPr>
            <w:rFonts w:ascii="Times New Roman" w:hAnsi="Times New Roman" w:cs="Times New Roman"/>
          </w:rPr>
          <w:t>strategy</w:t>
        </w:r>
        <w:r w:rsidR="00183941" w:rsidRPr="00E74FBC">
          <w:rPr>
            <w:rFonts w:ascii="Times New Roman" w:hAnsi="Times New Roman" w:cs="Times New Roman"/>
          </w:rPr>
          <w:t xml:space="preserve"> </w:t>
        </w:r>
      </w:ins>
      <w:r w:rsidR="00006DE8" w:rsidRPr="00E74FBC">
        <w:rPr>
          <w:rFonts w:ascii="Times New Roman" w:hAnsi="Times New Roman" w:cs="Times New Roman"/>
        </w:rPr>
        <w:t xml:space="preserve">in which this is done varies </w:t>
      </w:r>
      <w:del w:id="18" w:author="Nathan Furey" w:date="2023-07-19T23:20:00Z">
        <w:r w:rsidR="00627DAD" w:rsidRPr="00E74FBC" w:rsidDel="00183941">
          <w:rPr>
            <w:rFonts w:ascii="Times New Roman" w:hAnsi="Times New Roman" w:cs="Times New Roman"/>
          </w:rPr>
          <w:delText xml:space="preserve">as much as </w:delText>
        </w:r>
        <w:r w:rsidR="007F234B" w:rsidRPr="00E74FBC" w:rsidDel="00183941">
          <w:rPr>
            <w:rFonts w:ascii="Times New Roman" w:hAnsi="Times New Roman" w:cs="Times New Roman"/>
          </w:rPr>
          <w:delText>the life histories of those</w:delText>
        </w:r>
      </w:del>
      <w:ins w:id="19" w:author="Nathan Furey" w:date="2023-07-19T23:20:00Z">
        <w:r w:rsidR="00183941">
          <w:rPr>
            <w:rFonts w:ascii="Times New Roman" w:hAnsi="Times New Roman" w:cs="Times New Roman"/>
          </w:rPr>
          <w:t>among</w:t>
        </w:r>
      </w:ins>
      <w:r w:rsidR="007F234B" w:rsidRPr="00E74FBC">
        <w:rPr>
          <w:rFonts w:ascii="Times New Roman" w:hAnsi="Times New Roman" w:cs="Times New Roman"/>
        </w:rPr>
        <w:t xml:space="preserve"> organisms. </w:t>
      </w:r>
      <w:r w:rsidR="00C607B6" w:rsidRPr="00E74FBC">
        <w:rPr>
          <w:rFonts w:ascii="Times New Roman" w:hAnsi="Times New Roman" w:cs="Times New Roman"/>
        </w:rPr>
        <w:t xml:space="preserve">To try to assess the </w:t>
      </w:r>
      <w:r w:rsidR="004F211D" w:rsidRPr="00E74FBC">
        <w:rPr>
          <w:rFonts w:ascii="Times New Roman" w:hAnsi="Times New Roman" w:cs="Times New Roman"/>
        </w:rPr>
        <w:t xml:space="preserve">degree </w:t>
      </w:r>
      <w:r w:rsidR="000317E5" w:rsidRPr="00E74FBC">
        <w:rPr>
          <w:rFonts w:ascii="Times New Roman" w:hAnsi="Times New Roman" w:cs="Times New Roman"/>
        </w:rPr>
        <w:t xml:space="preserve">and </w:t>
      </w:r>
      <w:r w:rsidR="00F8712E" w:rsidRPr="00E74FBC">
        <w:rPr>
          <w:rFonts w:ascii="Times New Roman" w:hAnsi="Times New Roman" w:cs="Times New Roman"/>
        </w:rPr>
        <w:t>means of exploitation by</w:t>
      </w:r>
      <w:r w:rsidR="00935CE3" w:rsidRPr="00E74FBC">
        <w:rPr>
          <w:rFonts w:ascii="Times New Roman" w:hAnsi="Times New Roman" w:cs="Times New Roman"/>
        </w:rPr>
        <w:t xml:space="preserve"> the fishes of a pristine </w:t>
      </w:r>
      <w:r w:rsidR="0043547B" w:rsidRPr="00E74FBC">
        <w:rPr>
          <w:rFonts w:ascii="Times New Roman" w:hAnsi="Times New Roman" w:cs="Times New Roman"/>
        </w:rPr>
        <w:t>coastal Arctic community</w:t>
      </w:r>
      <w:commentRangeEnd w:id="15"/>
      <w:r w:rsidR="00183941">
        <w:rPr>
          <w:rStyle w:val="CommentReference"/>
        </w:rPr>
        <w:commentReference w:id="15"/>
      </w:r>
      <w:r w:rsidR="00E83CB4" w:rsidRPr="00E74FBC">
        <w:rPr>
          <w:rFonts w:ascii="Times New Roman" w:hAnsi="Times New Roman" w:cs="Times New Roman"/>
        </w:rPr>
        <w:t xml:space="preserve">, </w:t>
      </w:r>
      <w:commentRangeStart w:id="20"/>
      <w:r w:rsidR="00E83CB4" w:rsidRPr="00E74FBC">
        <w:rPr>
          <w:rFonts w:ascii="Times New Roman" w:hAnsi="Times New Roman" w:cs="Times New Roman"/>
        </w:rPr>
        <w:t xml:space="preserve">we </w:t>
      </w:r>
      <w:ins w:id="21" w:author="Nathan Furey" w:date="2023-07-19T23:21:00Z">
        <w:r w:rsidR="00BE0947">
          <w:rPr>
            <w:rFonts w:ascii="Times New Roman" w:hAnsi="Times New Roman" w:cs="Times New Roman"/>
          </w:rPr>
          <w:t xml:space="preserve">assessed diet </w:t>
        </w:r>
      </w:ins>
      <w:ins w:id="22" w:author="Nathan Furey" w:date="2023-07-19T23:22:00Z">
        <w:r w:rsidR="00BE0947">
          <w:rPr>
            <w:rFonts w:ascii="Times New Roman" w:hAnsi="Times New Roman" w:cs="Times New Roman"/>
          </w:rPr>
          <w:t xml:space="preserve">via </w:t>
        </w:r>
      </w:ins>
      <w:del w:id="23" w:author="Nathan Furey" w:date="2023-07-19T23:22:00Z">
        <w:r w:rsidR="00E83CB4" w:rsidRPr="00E74FBC" w:rsidDel="00BE0947">
          <w:rPr>
            <w:rFonts w:ascii="Times New Roman" w:hAnsi="Times New Roman" w:cs="Times New Roman"/>
          </w:rPr>
          <w:delText xml:space="preserve">collected </w:delText>
        </w:r>
      </w:del>
      <w:r w:rsidR="00E83CB4" w:rsidRPr="00E74FBC">
        <w:rPr>
          <w:rFonts w:ascii="Times New Roman" w:hAnsi="Times New Roman" w:cs="Times New Roman"/>
        </w:rPr>
        <w:t xml:space="preserve">stomach contents from </w:t>
      </w:r>
      <w:ins w:id="24" w:author="Nathan Furey" w:date="2023-07-19T23:22:00Z">
        <w:r w:rsidR="00BE0947">
          <w:rPr>
            <w:rFonts w:ascii="Times New Roman" w:hAnsi="Times New Roman" w:cs="Times New Roman"/>
          </w:rPr>
          <w:t xml:space="preserve">migrant anadromous </w:t>
        </w:r>
      </w:ins>
      <w:r w:rsidR="00783A61" w:rsidRPr="00E74FBC">
        <w:rPr>
          <w:rFonts w:ascii="Times New Roman" w:hAnsi="Times New Roman" w:cs="Times New Roman"/>
        </w:rPr>
        <w:t>Arctic char (</w:t>
      </w:r>
      <w:r w:rsidR="00783A61" w:rsidRPr="296A2FDC">
        <w:rPr>
          <w:rFonts w:ascii="Times New Roman" w:hAnsi="Times New Roman" w:cs="Times New Roman"/>
          <w:i/>
          <w:iCs/>
        </w:rPr>
        <w:t>Salvelinus alpinus</w:t>
      </w:r>
      <w:r w:rsidR="00783A61" w:rsidRPr="00E74FBC">
        <w:rPr>
          <w:rFonts w:ascii="Times New Roman" w:hAnsi="Times New Roman" w:cs="Times New Roman"/>
        </w:rPr>
        <w:t xml:space="preserve">) and </w:t>
      </w:r>
      <w:ins w:id="25" w:author="Nathan Furey" w:date="2023-07-19T23:22:00Z">
        <w:r w:rsidR="00BE0947">
          <w:rPr>
            <w:rFonts w:ascii="Times New Roman" w:hAnsi="Times New Roman" w:cs="Times New Roman"/>
          </w:rPr>
          <w:t xml:space="preserve">resident </w:t>
        </w:r>
      </w:ins>
      <w:r w:rsidR="00783A61" w:rsidRPr="00E74FBC">
        <w:rPr>
          <w:rFonts w:ascii="Times New Roman" w:hAnsi="Times New Roman" w:cs="Times New Roman"/>
        </w:rPr>
        <w:t>sculpins (</w:t>
      </w:r>
      <w:r w:rsidR="00783A61" w:rsidRPr="296A2FDC">
        <w:rPr>
          <w:rFonts w:ascii="Times New Roman" w:hAnsi="Times New Roman" w:cs="Times New Roman"/>
          <w:i/>
          <w:iCs/>
        </w:rPr>
        <w:t xml:space="preserve">Myoxocephalus </w:t>
      </w:r>
      <w:r w:rsidR="00783A61" w:rsidRPr="00E74FBC">
        <w:rPr>
          <w:rFonts w:ascii="Times New Roman" w:hAnsi="Times New Roman" w:cs="Times New Roman"/>
        </w:rPr>
        <w:t>spp.)</w:t>
      </w:r>
      <w:r w:rsidR="00DA5793" w:rsidRPr="00E74FBC">
        <w:rPr>
          <w:rFonts w:ascii="Times New Roman" w:hAnsi="Times New Roman" w:cs="Times New Roman"/>
        </w:rPr>
        <w:t xml:space="preserve"> in Tremblay Sound</w:t>
      </w:r>
      <w:ins w:id="26" w:author="Nathan Furey" w:date="2023-07-19T23:22:00Z">
        <w:r w:rsidR="00BE0947">
          <w:rPr>
            <w:rFonts w:ascii="Times New Roman" w:hAnsi="Times New Roman" w:cs="Times New Roman"/>
          </w:rPr>
          <w:t>, Nunavut, Canada</w:t>
        </w:r>
      </w:ins>
      <w:r w:rsidR="00E51C98" w:rsidRPr="00E74FBC">
        <w:rPr>
          <w:rFonts w:ascii="Times New Roman" w:hAnsi="Times New Roman" w:cs="Times New Roman"/>
        </w:rPr>
        <w:t xml:space="preserve"> during the ice-free seasons of 2017-2019</w:t>
      </w:r>
      <w:r w:rsidR="00DA5793" w:rsidRPr="00E74FBC">
        <w:rPr>
          <w:rFonts w:ascii="Times New Roman" w:hAnsi="Times New Roman" w:cs="Times New Roman"/>
        </w:rPr>
        <w:t>.</w:t>
      </w:r>
      <w:r w:rsidR="00372AF6" w:rsidRPr="00E74FBC">
        <w:rPr>
          <w:rFonts w:ascii="Times New Roman" w:hAnsi="Times New Roman" w:cs="Times New Roman"/>
        </w:rPr>
        <w:t xml:space="preserve"> </w:t>
      </w:r>
      <w:commentRangeEnd w:id="20"/>
      <w:r w:rsidR="00BE0947">
        <w:rPr>
          <w:rStyle w:val="CommentReference"/>
        </w:rPr>
        <w:commentReference w:id="20"/>
      </w:r>
      <w:r w:rsidR="00372AF6" w:rsidRPr="00E74FBC">
        <w:rPr>
          <w:rFonts w:ascii="Times New Roman" w:hAnsi="Times New Roman" w:cs="Times New Roman"/>
        </w:rPr>
        <w:t>Composition</w:t>
      </w:r>
      <w:ins w:id="27" w:author="Nathan Furey" w:date="2023-07-19T23:23:00Z">
        <w:r w:rsidR="00BE0947">
          <w:rPr>
            <w:rFonts w:ascii="Times New Roman" w:hAnsi="Times New Roman" w:cs="Times New Roman"/>
          </w:rPr>
          <w:t xml:space="preserve"> of diets and feeding intensity (i.e., percent empty stomachs and relative consumption)</w:t>
        </w:r>
      </w:ins>
      <w:del w:id="28" w:author="Nathan Furey" w:date="2023-07-19T23:23:00Z">
        <w:r w:rsidR="00372AF6" w:rsidRPr="00E74FBC" w:rsidDel="00BE0947">
          <w:rPr>
            <w:rFonts w:ascii="Times New Roman" w:hAnsi="Times New Roman" w:cs="Times New Roman"/>
          </w:rPr>
          <w:delText xml:space="preserve"> and magnitude of diets</w:delText>
        </w:r>
      </w:del>
      <w:r w:rsidR="00372AF6" w:rsidRPr="00E74FBC">
        <w:rPr>
          <w:rFonts w:ascii="Times New Roman" w:hAnsi="Times New Roman" w:cs="Times New Roman"/>
        </w:rPr>
        <w:t xml:space="preserve"> were compared </w:t>
      </w:r>
      <w:r w:rsidR="00B04102" w:rsidRPr="00E74FBC">
        <w:rPr>
          <w:rFonts w:ascii="Times New Roman" w:hAnsi="Times New Roman" w:cs="Times New Roman"/>
        </w:rPr>
        <w:t xml:space="preserve">between the two </w:t>
      </w:r>
      <w:r w:rsidR="00FD106B" w:rsidRPr="00E74FBC">
        <w:rPr>
          <w:rFonts w:ascii="Times New Roman" w:hAnsi="Times New Roman" w:cs="Times New Roman"/>
        </w:rPr>
        <w:t>fishes</w:t>
      </w:r>
      <w:r w:rsidR="00857F0F" w:rsidRPr="00E74FBC">
        <w:rPr>
          <w:rFonts w:ascii="Times New Roman" w:hAnsi="Times New Roman" w:cs="Times New Roman"/>
        </w:rPr>
        <w:t xml:space="preserve"> to identify differences in their feeding</w:t>
      </w:r>
      <w:r w:rsidR="007928DC" w:rsidRPr="00E74FBC">
        <w:rPr>
          <w:rFonts w:ascii="Times New Roman" w:hAnsi="Times New Roman" w:cs="Times New Roman"/>
        </w:rPr>
        <w:t xml:space="preserve"> despite </w:t>
      </w:r>
      <w:r w:rsidR="001F18F2" w:rsidRPr="00E74FBC">
        <w:rPr>
          <w:rFonts w:ascii="Times New Roman" w:hAnsi="Times New Roman" w:cs="Times New Roman"/>
        </w:rPr>
        <w:t xml:space="preserve">occupying </w:t>
      </w:r>
      <w:r w:rsidR="00C93511" w:rsidRPr="00E74FBC">
        <w:rPr>
          <w:rFonts w:ascii="Times New Roman" w:hAnsi="Times New Roman" w:cs="Times New Roman"/>
        </w:rPr>
        <w:t>the same environment</w:t>
      </w:r>
      <w:r w:rsidR="00725D48" w:rsidRPr="00E74FBC">
        <w:rPr>
          <w:rFonts w:ascii="Times New Roman" w:hAnsi="Times New Roman" w:cs="Times New Roman"/>
        </w:rPr>
        <w:t xml:space="preserve">. </w:t>
      </w:r>
      <w:del w:id="29" w:author="Nathan Furey" w:date="2023-07-19T23:22:00Z">
        <w:r w:rsidR="000A1B7A" w:rsidRPr="00E74FBC" w:rsidDel="00BE0947">
          <w:rPr>
            <w:rFonts w:ascii="Times New Roman" w:hAnsi="Times New Roman" w:cs="Times New Roman"/>
          </w:rPr>
          <w:delText xml:space="preserve">Simple </w:delText>
        </w:r>
      </w:del>
      <w:ins w:id="30" w:author="Nathan Furey" w:date="2023-07-19T23:22:00Z">
        <w:r w:rsidR="00BE0947">
          <w:rPr>
            <w:rFonts w:ascii="Times New Roman" w:hAnsi="Times New Roman" w:cs="Times New Roman"/>
          </w:rPr>
          <w:t>Both</w:t>
        </w:r>
      </w:ins>
      <w:del w:id="31" w:author="Nathan Furey" w:date="2023-07-19T23:22:00Z">
        <w:r w:rsidR="008E58E9" w:rsidRPr="00E74FBC" w:rsidDel="00BE0947">
          <w:rPr>
            <w:rFonts w:ascii="Times New Roman" w:hAnsi="Times New Roman" w:cs="Times New Roman"/>
          </w:rPr>
          <w:delText>assessments of</w:delText>
        </w:r>
      </w:del>
      <w:r w:rsidR="008E58E9" w:rsidRPr="00E74FBC">
        <w:rPr>
          <w:rFonts w:ascii="Times New Roman" w:hAnsi="Times New Roman" w:cs="Times New Roman"/>
        </w:rPr>
        <w:t xml:space="preserve"> frequency of occurrence </w:t>
      </w:r>
      <w:del w:id="32" w:author="Nathan Furey" w:date="2023-07-19T23:23:00Z">
        <w:r w:rsidR="00395A52" w:rsidRPr="00E74FBC" w:rsidDel="00BE0947">
          <w:rPr>
            <w:rFonts w:ascii="Times New Roman" w:hAnsi="Times New Roman" w:cs="Times New Roman"/>
          </w:rPr>
          <w:delText xml:space="preserve">for </w:delText>
        </w:r>
      </w:del>
      <w:ins w:id="33" w:author="Nathan Furey" w:date="2023-07-19T23:23:00Z">
        <w:r w:rsidR="00BE0947">
          <w:rPr>
            <w:rFonts w:ascii="Times New Roman" w:hAnsi="Times New Roman" w:cs="Times New Roman"/>
          </w:rPr>
          <w:t>among</w:t>
        </w:r>
        <w:r w:rsidR="00BE0947" w:rsidRPr="00E74FBC">
          <w:rPr>
            <w:rFonts w:ascii="Times New Roman" w:hAnsi="Times New Roman" w:cs="Times New Roman"/>
          </w:rPr>
          <w:t xml:space="preserve"> </w:t>
        </w:r>
      </w:ins>
      <w:del w:id="34" w:author="Nathan Furey" w:date="2023-07-19T23:23:00Z">
        <w:r w:rsidR="00395A52" w:rsidRPr="00E74FBC" w:rsidDel="00BE0947">
          <w:rPr>
            <w:rFonts w:ascii="Times New Roman" w:hAnsi="Times New Roman" w:cs="Times New Roman"/>
          </w:rPr>
          <w:delText xml:space="preserve">different </w:delText>
        </w:r>
      </w:del>
      <w:r w:rsidR="00395A52" w:rsidRPr="00E74FBC">
        <w:rPr>
          <w:rFonts w:ascii="Times New Roman" w:hAnsi="Times New Roman" w:cs="Times New Roman"/>
        </w:rPr>
        <w:t xml:space="preserve">prey items and multivariate </w:t>
      </w:r>
      <w:r w:rsidR="00224B75" w:rsidRPr="00E74FBC">
        <w:rPr>
          <w:rFonts w:ascii="Times New Roman" w:hAnsi="Times New Roman" w:cs="Times New Roman"/>
        </w:rPr>
        <w:t>compositions analysis through non-metric multidimensional scaling</w:t>
      </w:r>
      <w:r w:rsidR="00897FE8" w:rsidRPr="00E74FBC">
        <w:rPr>
          <w:rFonts w:ascii="Times New Roman" w:hAnsi="Times New Roman" w:cs="Times New Roman"/>
        </w:rPr>
        <w:t xml:space="preserve"> </w:t>
      </w:r>
      <w:r w:rsidR="00B63E25" w:rsidRPr="00E74FBC">
        <w:rPr>
          <w:rFonts w:ascii="Times New Roman" w:hAnsi="Times New Roman" w:cs="Times New Roman"/>
        </w:rPr>
        <w:t xml:space="preserve">showed </w:t>
      </w:r>
      <w:r w:rsidR="003B4042" w:rsidRPr="00E74FBC">
        <w:rPr>
          <w:rFonts w:ascii="Times New Roman" w:hAnsi="Times New Roman" w:cs="Times New Roman"/>
        </w:rPr>
        <w:t xml:space="preserve">significant overlap in diets with </w:t>
      </w:r>
      <w:commentRangeStart w:id="35"/>
      <w:r w:rsidR="00471728" w:rsidRPr="00E74FBC">
        <w:rPr>
          <w:rFonts w:ascii="Times New Roman" w:hAnsi="Times New Roman" w:cs="Times New Roman"/>
        </w:rPr>
        <w:t>distinctions being observed</w:t>
      </w:r>
      <w:r w:rsidR="00EA32A4" w:rsidRPr="00E74FBC">
        <w:rPr>
          <w:rFonts w:ascii="Times New Roman" w:hAnsi="Times New Roman" w:cs="Times New Roman"/>
        </w:rPr>
        <w:t xml:space="preserve"> among fish</w:t>
      </w:r>
      <w:r w:rsidR="00D11F7D" w:rsidRPr="00E74FBC">
        <w:rPr>
          <w:rFonts w:ascii="Times New Roman" w:hAnsi="Times New Roman" w:cs="Times New Roman"/>
        </w:rPr>
        <w:t xml:space="preserve">es and copepods </w:t>
      </w:r>
      <w:r w:rsidR="00565206" w:rsidRPr="00E74FBC">
        <w:rPr>
          <w:rFonts w:ascii="Times New Roman" w:hAnsi="Times New Roman" w:cs="Times New Roman"/>
        </w:rPr>
        <w:t xml:space="preserve">which were consumed more often by Arctic char whereas sculpins </w:t>
      </w:r>
      <w:r w:rsidR="00F712CB" w:rsidRPr="00E74FBC">
        <w:rPr>
          <w:rFonts w:ascii="Times New Roman" w:hAnsi="Times New Roman" w:cs="Times New Roman"/>
        </w:rPr>
        <w:t>had diets dominated by amphipods</w:t>
      </w:r>
      <w:commentRangeEnd w:id="35"/>
      <w:r w:rsidR="00BE0947">
        <w:rPr>
          <w:rStyle w:val="CommentReference"/>
        </w:rPr>
        <w:commentReference w:id="35"/>
      </w:r>
      <w:r w:rsidR="00F712CB" w:rsidRPr="00E74FBC">
        <w:rPr>
          <w:rFonts w:ascii="Times New Roman" w:hAnsi="Times New Roman" w:cs="Times New Roman"/>
        </w:rPr>
        <w:t>.</w:t>
      </w:r>
      <w:r w:rsidR="007E2AA8" w:rsidRPr="00E74FBC">
        <w:rPr>
          <w:rFonts w:ascii="Times New Roman" w:hAnsi="Times New Roman" w:cs="Times New Roman"/>
        </w:rPr>
        <w:t xml:space="preserve"> </w:t>
      </w:r>
      <w:r w:rsidR="00E803EB" w:rsidRPr="00E74FBC">
        <w:rPr>
          <w:rFonts w:ascii="Times New Roman" w:hAnsi="Times New Roman" w:cs="Times New Roman"/>
        </w:rPr>
        <w:t xml:space="preserve">Despite </w:t>
      </w:r>
      <w:del w:id="36" w:author="Nathan Furey" w:date="2023-07-19T23:24:00Z">
        <w:r w:rsidR="00161A40" w:rsidRPr="00E74FBC" w:rsidDel="00BE0947">
          <w:rPr>
            <w:rFonts w:ascii="Times New Roman" w:hAnsi="Times New Roman" w:cs="Times New Roman"/>
          </w:rPr>
          <w:delText xml:space="preserve">having </w:delText>
        </w:r>
      </w:del>
      <w:ins w:id="37" w:author="Nathan Furey" w:date="2023-07-19T23:24:00Z">
        <w:r w:rsidR="00BE0947">
          <w:rPr>
            <w:rFonts w:ascii="Times New Roman" w:hAnsi="Times New Roman" w:cs="Times New Roman"/>
          </w:rPr>
          <w:t>eating</w:t>
        </w:r>
        <w:r w:rsidR="00BE0947" w:rsidRPr="00E74FBC">
          <w:rPr>
            <w:rFonts w:ascii="Times New Roman" w:hAnsi="Times New Roman" w:cs="Times New Roman"/>
          </w:rPr>
          <w:t xml:space="preserve"> </w:t>
        </w:r>
      </w:ins>
      <w:r w:rsidR="00161A40" w:rsidRPr="00E74FBC">
        <w:rPr>
          <w:rFonts w:ascii="Times New Roman" w:hAnsi="Times New Roman" w:cs="Times New Roman"/>
        </w:rPr>
        <w:t xml:space="preserve">larger prey items, </w:t>
      </w:r>
      <w:ins w:id="38" w:author="Nathan Furey" w:date="2023-07-19T23:24:00Z">
        <w:r w:rsidR="00BE0947">
          <w:rPr>
            <w:rFonts w:ascii="Times New Roman" w:hAnsi="Times New Roman" w:cs="Times New Roman"/>
          </w:rPr>
          <w:t xml:space="preserve">the amounts </w:t>
        </w:r>
      </w:ins>
      <w:r w:rsidR="00C733DA" w:rsidRPr="00E74FBC">
        <w:rPr>
          <w:rFonts w:ascii="Times New Roman" w:hAnsi="Times New Roman" w:cs="Times New Roman"/>
        </w:rPr>
        <w:t>Arctic ch</w:t>
      </w:r>
      <w:commentRangeStart w:id="39"/>
      <w:r w:rsidR="00C733DA" w:rsidRPr="00E74FBC">
        <w:rPr>
          <w:rFonts w:ascii="Times New Roman" w:hAnsi="Times New Roman" w:cs="Times New Roman"/>
        </w:rPr>
        <w:t xml:space="preserve">ar </w:t>
      </w:r>
      <w:del w:id="40" w:author="Nathan Furey" w:date="2023-07-19T23:24:00Z">
        <w:r w:rsidR="00C733DA" w:rsidRPr="00E74FBC" w:rsidDel="00BE0947">
          <w:rPr>
            <w:rFonts w:ascii="Times New Roman" w:hAnsi="Times New Roman" w:cs="Times New Roman"/>
          </w:rPr>
          <w:delText>diet</w:delText>
        </w:r>
        <w:r w:rsidR="00BD7965" w:rsidRPr="00E74FBC" w:rsidDel="00BE0947">
          <w:rPr>
            <w:rFonts w:ascii="Times New Roman" w:hAnsi="Times New Roman" w:cs="Times New Roman"/>
          </w:rPr>
          <w:delText xml:space="preserve">s </w:delText>
        </w:r>
      </w:del>
      <w:ins w:id="41" w:author="Nathan Furey" w:date="2023-07-19T23:24:00Z">
        <w:r w:rsidR="00BE0947">
          <w:rPr>
            <w:rFonts w:ascii="Times New Roman" w:hAnsi="Times New Roman" w:cs="Times New Roman"/>
          </w:rPr>
          <w:t xml:space="preserve">consumed </w:t>
        </w:r>
      </w:ins>
      <w:r w:rsidR="00BD7965" w:rsidRPr="00E74FBC">
        <w:rPr>
          <w:rFonts w:ascii="Times New Roman" w:hAnsi="Times New Roman" w:cs="Times New Roman"/>
        </w:rPr>
        <w:t xml:space="preserve">were smaller relative to body </w:t>
      </w:r>
      <w:r w:rsidR="009247B6" w:rsidRPr="00E74FBC">
        <w:rPr>
          <w:rFonts w:ascii="Times New Roman" w:hAnsi="Times New Roman" w:cs="Times New Roman"/>
        </w:rPr>
        <w:t xml:space="preserve">weight </w:t>
      </w:r>
      <w:r w:rsidR="00071D08" w:rsidRPr="00E74FBC">
        <w:rPr>
          <w:rFonts w:ascii="Times New Roman" w:hAnsi="Times New Roman" w:cs="Times New Roman"/>
        </w:rPr>
        <w:t>than those of sculpin</w:t>
      </w:r>
      <w:commentRangeEnd w:id="39"/>
      <w:r w:rsidR="00BE0947">
        <w:rPr>
          <w:rStyle w:val="CommentReference"/>
        </w:rPr>
        <w:commentReference w:id="39"/>
      </w:r>
      <w:r w:rsidR="00AC7E7B" w:rsidRPr="00E74FBC">
        <w:rPr>
          <w:rFonts w:ascii="Times New Roman" w:hAnsi="Times New Roman" w:cs="Times New Roman"/>
        </w:rPr>
        <w:t xml:space="preserve">; both predators fed </w:t>
      </w:r>
      <w:commentRangeStart w:id="42"/>
      <w:r w:rsidR="00AC7E7B" w:rsidRPr="00E74FBC">
        <w:rPr>
          <w:rFonts w:ascii="Times New Roman" w:hAnsi="Times New Roman" w:cs="Times New Roman"/>
        </w:rPr>
        <w:t xml:space="preserve">at </w:t>
      </w:r>
      <w:r w:rsidR="008B505C" w:rsidRPr="00E74FBC">
        <w:rPr>
          <w:rFonts w:ascii="Times New Roman" w:hAnsi="Times New Roman" w:cs="Times New Roman"/>
        </w:rPr>
        <w:t xml:space="preserve">high rates </w:t>
      </w:r>
      <w:r w:rsidR="00D852A8" w:rsidRPr="00E74FBC">
        <w:rPr>
          <w:rFonts w:ascii="Times New Roman" w:hAnsi="Times New Roman" w:cs="Times New Roman"/>
        </w:rPr>
        <w:t>regularly</w:t>
      </w:r>
      <w:commentRangeEnd w:id="42"/>
      <w:r w:rsidR="00BE0947">
        <w:rPr>
          <w:rStyle w:val="CommentReference"/>
        </w:rPr>
        <w:commentReference w:id="42"/>
      </w:r>
      <w:r w:rsidR="00D852A8" w:rsidRPr="00E74FBC">
        <w:rPr>
          <w:rFonts w:ascii="Times New Roman" w:hAnsi="Times New Roman" w:cs="Times New Roman"/>
        </w:rPr>
        <w:t xml:space="preserve">. </w:t>
      </w:r>
      <w:r w:rsidR="004725E4" w:rsidRPr="00E74FBC">
        <w:rPr>
          <w:rFonts w:ascii="Times New Roman" w:hAnsi="Times New Roman" w:cs="Times New Roman"/>
        </w:rPr>
        <w:t xml:space="preserve">Our findings </w:t>
      </w:r>
      <w:r w:rsidR="00CF7E9F" w:rsidRPr="00E74FBC">
        <w:rPr>
          <w:rFonts w:ascii="Times New Roman" w:hAnsi="Times New Roman" w:cs="Times New Roman"/>
        </w:rPr>
        <w:t xml:space="preserve">are consistent with </w:t>
      </w:r>
      <w:r w:rsidR="00AC7C3C" w:rsidRPr="00E74FBC">
        <w:rPr>
          <w:rFonts w:ascii="Times New Roman" w:hAnsi="Times New Roman" w:cs="Times New Roman"/>
        </w:rPr>
        <w:t xml:space="preserve">understandings of life histories for </w:t>
      </w:r>
      <w:r w:rsidR="005D35ED" w:rsidRPr="00E74FBC">
        <w:rPr>
          <w:rFonts w:ascii="Times New Roman" w:hAnsi="Times New Roman" w:cs="Times New Roman"/>
        </w:rPr>
        <w:t xml:space="preserve">relatively sedentary, </w:t>
      </w:r>
      <w:r w:rsidR="00812FBA" w:rsidRPr="00E74FBC">
        <w:rPr>
          <w:rFonts w:ascii="Times New Roman" w:hAnsi="Times New Roman" w:cs="Times New Roman"/>
        </w:rPr>
        <w:t xml:space="preserve">benthic-oriented, resident sculpins </w:t>
      </w:r>
      <w:r w:rsidR="00EE4767" w:rsidRPr="00E74FBC">
        <w:rPr>
          <w:rFonts w:ascii="Times New Roman" w:hAnsi="Times New Roman" w:cs="Times New Roman"/>
        </w:rPr>
        <w:t xml:space="preserve">consuming small, benthic prey items </w:t>
      </w:r>
      <w:r w:rsidR="00627659" w:rsidRPr="00E74FBC">
        <w:rPr>
          <w:rFonts w:ascii="Times New Roman" w:hAnsi="Times New Roman" w:cs="Times New Roman"/>
        </w:rPr>
        <w:t>at</w:t>
      </w:r>
      <w:r w:rsidR="00EE4767" w:rsidRPr="00E74FBC">
        <w:rPr>
          <w:rFonts w:ascii="Times New Roman" w:hAnsi="Times New Roman" w:cs="Times New Roman"/>
        </w:rPr>
        <w:t xml:space="preserve"> </w:t>
      </w:r>
      <w:r w:rsidR="00254C9F" w:rsidRPr="00E74FBC">
        <w:rPr>
          <w:rFonts w:ascii="Times New Roman" w:hAnsi="Times New Roman" w:cs="Times New Roman"/>
        </w:rPr>
        <w:t xml:space="preserve">very high </w:t>
      </w:r>
      <w:r w:rsidR="00627659" w:rsidRPr="00E74FBC">
        <w:rPr>
          <w:rFonts w:ascii="Times New Roman" w:hAnsi="Times New Roman" w:cs="Times New Roman"/>
        </w:rPr>
        <w:t xml:space="preserve">levels whereas </w:t>
      </w:r>
      <w:r w:rsidR="003B077D" w:rsidRPr="00E74FBC">
        <w:rPr>
          <w:rFonts w:ascii="Times New Roman" w:hAnsi="Times New Roman" w:cs="Times New Roman"/>
        </w:rPr>
        <w:t xml:space="preserve">mobile, </w:t>
      </w:r>
      <w:r w:rsidR="003C034B" w:rsidRPr="00E74FBC">
        <w:rPr>
          <w:rFonts w:ascii="Times New Roman" w:hAnsi="Times New Roman" w:cs="Times New Roman"/>
        </w:rPr>
        <w:t xml:space="preserve">semi-pelagic, migratory Arctic char </w:t>
      </w:r>
      <w:r w:rsidR="00F227F5" w:rsidRPr="00E74FBC">
        <w:rPr>
          <w:rFonts w:ascii="Times New Roman" w:hAnsi="Times New Roman" w:cs="Times New Roman"/>
        </w:rPr>
        <w:t xml:space="preserve">consume </w:t>
      </w:r>
      <w:r w:rsidR="008B749A" w:rsidRPr="00E74FBC">
        <w:rPr>
          <w:rFonts w:ascii="Times New Roman" w:hAnsi="Times New Roman" w:cs="Times New Roman"/>
        </w:rPr>
        <w:t xml:space="preserve">pelagic </w:t>
      </w:r>
      <w:r w:rsidR="0053642A" w:rsidRPr="00E74FBC">
        <w:rPr>
          <w:rFonts w:ascii="Times New Roman" w:hAnsi="Times New Roman" w:cs="Times New Roman"/>
        </w:rPr>
        <w:t xml:space="preserve">prey items </w:t>
      </w:r>
      <w:r w:rsidR="00C3738B" w:rsidRPr="00E74FBC">
        <w:rPr>
          <w:rFonts w:ascii="Times New Roman" w:hAnsi="Times New Roman" w:cs="Times New Roman"/>
        </w:rPr>
        <w:t xml:space="preserve">at </w:t>
      </w:r>
      <w:r w:rsidR="005D0577" w:rsidRPr="00E74FBC">
        <w:rPr>
          <w:rFonts w:ascii="Times New Roman" w:hAnsi="Times New Roman" w:cs="Times New Roman"/>
        </w:rPr>
        <w:t>more consistent</w:t>
      </w:r>
      <w:r w:rsidR="005532DA" w:rsidRPr="00E74FBC">
        <w:rPr>
          <w:rFonts w:ascii="Times New Roman" w:hAnsi="Times New Roman" w:cs="Times New Roman"/>
        </w:rPr>
        <w:t xml:space="preserve"> levels that </w:t>
      </w:r>
      <w:r w:rsidR="004F01F3" w:rsidRPr="00E74FBC">
        <w:rPr>
          <w:rFonts w:ascii="Times New Roman" w:hAnsi="Times New Roman" w:cs="Times New Roman"/>
        </w:rPr>
        <w:t xml:space="preserve">do not impede </w:t>
      </w:r>
      <w:r w:rsidR="00A666D1" w:rsidRPr="00E74FBC">
        <w:rPr>
          <w:rFonts w:ascii="Times New Roman" w:hAnsi="Times New Roman" w:cs="Times New Roman"/>
        </w:rPr>
        <w:t>aerobic activity.</w:t>
      </w:r>
      <w:r w:rsidR="00F22915" w:rsidRPr="00E74FBC">
        <w:rPr>
          <w:rFonts w:ascii="Times New Roman" w:hAnsi="Times New Roman" w:cs="Times New Roman"/>
        </w:rPr>
        <w:t xml:space="preserve"> </w:t>
      </w:r>
      <w:r w:rsidR="00AF28F1" w:rsidRPr="00E74FBC">
        <w:rPr>
          <w:rFonts w:ascii="Times New Roman" w:hAnsi="Times New Roman" w:cs="Times New Roman"/>
        </w:rPr>
        <w:t>Ultimately, we have shown that</w:t>
      </w:r>
      <w:r w:rsidR="0025261D" w:rsidRPr="00E74FBC">
        <w:rPr>
          <w:rFonts w:ascii="Times New Roman" w:hAnsi="Times New Roman" w:cs="Times New Roman"/>
        </w:rPr>
        <w:t>, unsurprisingly, diets are reflective of life history and other physiological traits of fishe</w:t>
      </w:r>
      <w:commentRangeStart w:id="43"/>
      <w:r w:rsidR="0025261D" w:rsidRPr="00E74FBC">
        <w:rPr>
          <w:rFonts w:ascii="Times New Roman" w:hAnsi="Times New Roman" w:cs="Times New Roman"/>
        </w:rPr>
        <w:t>s</w:t>
      </w:r>
      <w:r w:rsidR="001A4FFB" w:rsidRPr="00E74FBC">
        <w:rPr>
          <w:rFonts w:ascii="Times New Roman" w:hAnsi="Times New Roman" w:cs="Times New Roman"/>
        </w:rPr>
        <w:t xml:space="preserve">, but also that </w:t>
      </w:r>
      <w:r w:rsidR="00BB1213" w:rsidRPr="00E74FBC">
        <w:rPr>
          <w:rFonts w:ascii="Times New Roman" w:hAnsi="Times New Roman" w:cs="Times New Roman"/>
        </w:rPr>
        <w:t xml:space="preserve">Arctic char and sculpins </w:t>
      </w:r>
      <w:r w:rsidR="00626808" w:rsidRPr="00E74FBC">
        <w:rPr>
          <w:rFonts w:ascii="Times New Roman" w:hAnsi="Times New Roman" w:cs="Times New Roman"/>
        </w:rPr>
        <w:t xml:space="preserve">do overlap but </w:t>
      </w:r>
      <w:r w:rsidR="00D7791B" w:rsidRPr="00E74FBC">
        <w:rPr>
          <w:rFonts w:ascii="Times New Roman" w:hAnsi="Times New Roman" w:cs="Times New Roman"/>
        </w:rPr>
        <w:t>also partition resources</w:t>
      </w:r>
      <w:r w:rsidR="00BB1213" w:rsidRPr="00E74FBC">
        <w:rPr>
          <w:rFonts w:ascii="Times New Roman" w:hAnsi="Times New Roman" w:cs="Times New Roman"/>
        </w:rPr>
        <w:t xml:space="preserve"> </w:t>
      </w:r>
      <w:r w:rsidR="00C77587" w:rsidRPr="00E74FBC">
        <w:rPr>
          <w:rFonts w:ascii="Times New Roman" w:hAnsi="Times New Roman" w:cs="Times New Roman"/>
        </w:rPr>
        <w:t xml:space="preserve">as </w:t>
      </w:r>
      <w:r w:rsidR="00D7791B" w:rsidRPr="00E74FBC">
        <w:rPr>
          <w:rFonts w:ascii="Times New Roman" w:hAnsi="Times New Roman" w:cs="Times New Roman"/>
        </w:rPr>
        <w:t xml:space="preserve">common </w:t>
      </w:r>
      <w:r w:rsidR="00C77587" w:rsidRPr="00E74FBC">
        <w:rPr>
          <w:rFonts w:ascii="Times New Roman" w:hAnsi="Times New Roman" w:cs="Times New Roman"/>
        </w:rPr>
        <w:t xml:space="preserve">predators within a </w:t>
      </w:r>
      <w:r w:rsidR="003873C7" w:rsidRPr="00E74FBC">
        <w:rPr>
          <w:rFonts w:ascii="Times New Roman" w:hAnsi="Times New Roman" w:cs="Times New Roman"/>
        </w:rPr>
        <w:t>constricted Arctic food web.</w:t>
      </w:r>
      <w:commentRangeEnd w:id="43"/>
      <w:r w:rsidR="00051BB7">
        <w:rPr>
          <w:rStyle w:val="CommentReference"/>
        </w:rPr>
        <w:commentReference w:id="43"/>
      </w:r>
    </w:p>
    <w:p w14:paraId="38537590" w14:textId="7E3D671E" w:rsidR="00E55562" w:rsidRPr="00E74FBC" w:rsidRDefault="008A637F" w:rsidP="007A33B3">
      <w:pPr>
        <w:spacing w:after="0" w:line="480" w:lineRule="auto"/>
        <w:rPr>
          <w:rFonts w:ascii="Times New Roman" w:hAnsi="Times New Roman" w:cs="Times New Roman"/>
          <w:b/>
          <w:bCs/>
        </w:rPr>
      </w:pPr>
      <w:commentRangeStart w:id="44"/>
      <w:r>
        <w:rPr>
          <w:rFonts w:ascii="Times New Roman" w:hAnsi="Times New Roman" w:cs="Times New Roman"/>
          <w:b/>
          <w:bCs/>
        </w:rPr>
        <w:t>Keywords</w:t>
      </w:r>
      <w:commentRangeEnd w:id="44"/>
      <w:r w:rsidR="006146A3">
        <w:rPr>
          <w:rStyle w:val="CommentReference"/>
        </w:rPr>
        <w:commentReference w:id="44"/>
      </w:r>
      <w:r>
        <w:rPr>
          <w:rFonts w:ascii="Times New Roman" w:hAnsi="Times New Roman" w:cs="Times New Roman"/>
          <w:b/>
          <w:bCs/>
        </w:rPr>
        <w:t xml:space="preserve">: </w:t>
      </w:r>
      <w:r>
        <w:rPr>
          <w:rFonts w:ascii="Times New Roman" w:hAnsi="Times New Roman" w:cs="Times New Roman"/>
        </w:rPr>
        <w:t xml:space="preserve">Arctic char, sculpins, Arctic, life history, foraging ecology, </w:t>
      </w:r>
      <w:r w:rsidR="00CA58D8">
        <w:rPr>
          <w:rFonts w:ascii="Times New Roman" w:hAnsi="Times New Roman" w:cs="Times New Roman"/>
        </w:rPr>
        <w:t>comparative ecology, diet analyses</w:t>
      </w:r>
      <w:r w:rsidR="00E55562" w:rsidRPr="00E74FBC">
        <w:rPr>
          <w:rFonts w:ascii="Times New Roman" w:hAnsi="Times New Roman" w:cs="Times New Roman"/>
        </w:rPr>
        <w:br w:type="page"/>
      </w:r>
    </w:p>
    <w:p w14:paraId="7FCB4018" w14:textId="0DFCDA68" w:rsidR="00484AE9" w:rsidRPr="00E74FBC" w:rsidRDefault="02CB000C" w:rsidP="007A33B3">
      <w:pPr>
        <w:pStyle w:val="Heading1"/>
        <w:spacing w:after="0"/>
      </w:pPr>
      <w:r w:rsidRPr="00E74FBC">
        <w:lastRenderedPageBreak/>
        <w:t>Introduction</w:t>
      </w:r>
    </w:p>
    <w:p w14:paraId="69EC0501" w14:textId="2520C734" w:rsidR="74B62BB2" w:rsidRPr="00E74FBC" w:rsidRDefault="0A4436E5"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The Arctic is a highly dynamic environment, experiencing dramatic seasonal change in environmental conditions</w:t>
      </w:r>
      <w:r w:rsidR="00DB6D3E">
        <w:rPr>
          <w:rFonts w:ascii="Times New Roman" w:eastAsia="Times New Roman" w:hAnsi="Times New Roman" w:cs="Times New Roman"/>
        </w:rPr>
        <w:t xml:space="preserve"> </w:t>
      </w:r>
      <w:r w:rsidR="00DB6D3E">
        <w:rPr>
          <w:rFonts w:ascii="Times New Roman" w:eastAsia="Times New Roman" w:hAnsi="Times New Roman" w:cs="Times New Roman"/>
        </w:rPr>
        <w:fldChar w:fldCharType="begin"/>
      </w:r>
      <w:r w:rsidR="00DB6D3E">
        <w:rPr>
          <w:rFonts w:ascii="Times New Roman" w:eastAsia="Times New Roman" w:hAnsi="Times New Roman" w:cs="Times New Roman"/>
        </w:rPr>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Pr>
          <w:rFonts w:ascii="Times New Roman" w:eastAsia="Times New Roman" w:hAnsi="Times New Roman" w:cs="Times New Roman"/>
        </w:rPr>
        <w:fldChar w:fldCharType="separate"/>
      </w:r>
      <w:r w:rsidR="00DB6D3E" w:rsidRPr="00DB6D3E">
        <w:rPr>
          <w:rFonts w:ascii="Times New Roman" w:hAnsi="Times New Roman" w:cs="Times New Roman"/>
        </w:rPr>
        <w:t>(AMAP 2017)</w:t>
      </w:r>
      <w:r w:rsidR="00DB6D3E">
        <w:rPr>
          <w:rFonts w:ascii="Times New Roman" w:eastAsia="Times New Roman" w:hAnsi="Times New Roman" w:cs="Times New Roman"/>
        </w:rPr>
        <w:fldChar w:fldCharType="end"/>
      </w:r>
      <w:r w:rsidR="428A8773" w:rsidRPr="00E74FBC">
        <w:rPr>
          <w:rFonts w:ascii="Times New Roman" w:eastAsia="Times New Roman" w:hAnsi="Times New Roman" w:cs="Times New Roman"/>
        </w:rPr>
        <w:t>. Winter in A</w:t>
      </w:r>
      <w:r w:rsidR="2329C0CE" w:rsidRPr="00E74FBC">
        <w:rPr>
          <w:rFonts w:ascii="Times New Roman" w:eastAsia="Times New Roman" w:hAnsi="Times New Roman" w:cs="Times New Roman"/>
        </w:rPr>
        <w:t xml:space="preserve">rctic ecosystems is generally characterized as a resting state, </w:t>
      </w:r>
      <w:r w:rsidR="674DC13D" w:rsidRPr="00E74FBC">
        <w:rPr>
          <w:rFonts w:ascii="Times New Roman" w:eastAsia="Times New Roman" w:hAnsi="Times New Roman" w:cs="Times New Roman"/>
        </w:rPr>
        <w:t>exhibiting</w:t>
      </w:r>
      <w:r w:rsidR="6AE27A93" w:rsidRPr="00E74FBC">
        <w:rPr>
          <w:rFonts w:ascii="Times New Roman" w:eastAsia="Times New Roman" w:hAnsi="Times New Roman" w:cs="Times New Roman"/>
        </w:rPr>
        <w:t xml:space="preserve"> low productivity,</w:t>
      </w:r>
      <w:r w:rsidR="674DC13D" w:rsidRPr="00E74FBC">
        <w:rPr>
          <w:rFonts w:ascii="Times New Roman" w:eastAsia="Times New Roman" w:hAnsi="Times New Roman" w:cs="Times New Roman"/>
        </w:rPr>
        <w:t xml:space="preserve"> almost complete darkness</w:t>
      </w:r>
      <w:r w:rsidR="2AA93226" w:rsidRPr="00E74FBC">
        <w:rPr>
          <w:rFonts w:ascii="Times New Roman" w:eastAsia="Times New Roman" w:hAnsi="Times New Roman" w:cs="Times New Roman"/>
        </w:rPr>
        <w:t>,</w:t>
      </w:r>
      <w:r w:rsidR="674DC13D" w:rsidRPr="00E74FBC">
        <w:rPr>
          <w:rFonts w:ascii="Times New Roman" w:eastAsia="Times New Roman" w:hAnsi="Times New Roman" w:cs="Times New Roman"/>
        </w:rPr>
        <w:t xml:space="preserve"> and ice-covered landscapes for much of the year</w:t>
      </w:r>
      <w:r w:rsidR="003955D7">
        <w:rPr>
          <w:rFonts w:ascii="Times New Roman" w:eastAsia="Times New Roman" w:hAnsi="Times New Roman" w:cs="Times New Roman"/>
        </w:rPr>
        <w:t xml:space="preserve"> </w:t>
      </w:r>
      <w:r w:rsidR="003955D7">
        <w:rPr>
          <w:rFonts w:ascii="Times New Roman" w:eastAsia="Times New Roman" w:hAnsi="Times New Roman" w:cs="Times New Roman"/>
        </w:rPr>
        <w:fldChar w:fldCharType="begin"/>
      </w:r>
      <w:r w:rsidR="003955D7">
        <w:rPr>
          <w:rFonts w:ascii="Times New Roman" w:eastAsia="Times New Roman" w:hAnsi="Times New Roman" w:cs="Times New Roman"/>
        </w:rPr>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Pr>
          <w:rFonts w:ascii="Times New Roman" w:eastAsia="Times New Roman" w:hAnsi="Times New Roman" w:cs="Times New Roman"/>
        </w:rPr>
        <w:fldChar w:fldCharType="separate"/>
      </w:r>
      <w:r w:rsidR="003955D7" w:rsidRPr="003955D7">
        <w:rPr>
          <w:rFonts w:ascii="Times New Roman" w:hAnsi="Times New Roman" w:cs="Times New Roman"/>
        </w:rPr>
        <w:t>(Berge et al. 2015)</w:t>
      </w:r>
      <w:r w:rsidR="003955D7">
        <w:rPr>
          <w:rFonts w:ascii="Times New Roman" w:eastAsia="Times New Roman" w:hAnsi="Times New Roman" w:cs="Times New Roman"/>
        </w:rPr>
        <w:fldChar w:fldCharType="end"/>
      </w:r>
      <w:r w:rsidR="674DC13D" w:rsidRPr="00E74FBC">
        <w:rPr>
          <w:rFonts w:ascii="Times New Roman" w:eastAsia="Times New Roman" w:hAnsi="Times New Roman" w:cs="Times New Roman"/>
        </w:rPr>
        <w:t xml:space="preserve">. </w:t>
      </w:r>
      <w:r w:rsidR="30851C22" w:rsidRPr="00E74FBC">
        <w:rPr>
          <w:rFonts w:ascii="Times New Roman" w:eastAsia="Times New Roman" w:hAnsi="Times New Roman" w:cs="Times New Roman"/>
        </w:rPr>
        <w:t xml:space="preserve">At the end of this winter however, comes a rapid transition between ice-cover and open-water </w:t>
      </w:r>
      <w:r w:rsidR="00F61B07">
        <w:rPr>
          <w:rFonts w:ascii="Times New Roman" w:eastAsia="Times New Roman" w:hAnsi="Times New Roman" w:cs="Times New Roman"/>
        </w:rPr>
        <w:fldChar w:fldCharType="begin"/>
      </w:r>
      <w:r w:rsidR="00F61B07">
        <w:rPr>
          <w:rFonts w:ascii="Times New Roman" w:eastAsia="Times New Roman" w:hAnsi="Times New Roman" w:cs="Times New Roman"/>
        </w:rPr>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Pr>
          <w:rFonts w:ascii="Times New Roman" w:eastAsia="Times New Roman" w:hAnsi="Times New Roman" w:cs="Times New Roman"/>
        </w:rPr>
        <w:fldChar w:fldCharType="separate"/>
      </w:r>
      <w:r w:rsidR="00F61B07" w:rsidRPr="00F61B07">
        <w:rPr>
          <w:rFonts w:ascii="Times New Roman" w:hAnsi="Times New Roman" w:cs="Times New Roman"/>
        </w:rPr>
        <w:t>(AMAP 2017)</w:t>
      </w:r>
      <w:r w:rsidR="00F61B07">
        <w:rPr>
          <w:rFonts w:ascii="Times New Roman" w:eastAsia="Times New Roman" w:hAnsi="Times New Roman" w:cs="Times New Roman"/>
        </w:rPr>
        <w:fldChar w:fldCharType="end"/>
      </w:r>
      <w:r w:rsidR="30851C22" w:rsidRPr="00E74FBC">
        <w:rPr>
          <w:rFonts w:ascii="Times New Roman" w:eastAsia="Times New Roman" w:hAnsi="Times New Roman" w:cs="Times New Roman"/>
        </w:rPr>
        <w:t xml:space="preserve">. </w:t>
      </w:r>
      <w:r w:rsidR="7BA8B89C" w:rsidRPr="00E74FBC">
        <w:rPr>
          <w:rFonts w:ascii="Times New Roman" w:eastAsia="Times New Roman" w:hAnsi="Times New Roman" w:cs="Times New Roman"/>
        </w:rPr>
        <w:t xml:space="preserve">This spring transition, coupled with increased </w:t>
      </w:r>
      <w:r w:rsidR="58F16CCC" w:rsidRPr="00E74FBC">
        <w:rPr>
          <w:rFonts w:ascii="Times New Roman" w:eastAsia="Times New Roman" w:hAnsi="Times New Roman" w:cs="Times New Roman"/>
        </w:rPr>
        <w:t>daylight</w:t>
      </w:r>
      <w:r w:rsidR="7BA8B89C" w:rsidRPr="00E74FBC">
        <w:rPr>
          <w:rFonts w:ascii="Times New Roman" w:eastAsia="Times New Roman" w:hAnsi="Times New Roman" w:cs="Times New Roman"/>
        </w:rPr>
        <w:t xml:space="preserve">, </w:t>
      </w:r>
      <w:r w:rsidR="30E2250C" w:rsidRPr="00E74FBC">
        <w:rPr>
          <w:rFonts w:ascii="Times New Roman" w:eastAsia="Times New Roman" w:hAnsi="Times New Roman" w:cs="Times New Roman"/>
        </w:rPr>
        <w:t xml:space="preserve">causes a primary productivity bloom that provides key nutrients for Arctic consumers </w:t>
      </w:r>
      <w:r w:rsidR="006B0CCC">
        <w:rPr>
          <w:rFonts w:ascii="Times New Roman" w:eastAsia="Times New Roman" w:hAnsi="Times New Roman" w:cs="Times New Roman"/>
        </w:rPr>
        <w:fldChar w:fldCharType="begin"/>
      </w:r>
      <w:r w:rsidR="006B0CCC">
        <w:rPr>
          <w:rFonts w:ascii="Times New Roman" w:eastAsia="Times New Roman" w:hAnsi="Times New Roman" w:cs="Times New Roman"/>
        </w:rPr>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Pr>
          <w:rFonts w:ascii="Times New Roman" w:eastAsia="Times New Roman" w:hAnsi="Times New Roman" w:cs="Times New Roman"/>
        </w:rPr>
        <w:fldChar w:fldCharType="separate"/>
      </w:r>
      <w:r w:rsidR="006B0CCC" w:rsidRPr="006B0CCC">
        <w:rPr>
          <w:rFonts w:ascii="Times New Roman" w:hAnsi="Times New Roman" w:cs="Times New Roman"/>
        </w:rPr>
        <w:t>(Hop et al. 2011; McMeans et al. 2015)</w:t>
      </w:r>
      <w:r w:rsidR="006B0CCC">
        <w:rPr>
          <w:rFonts w:ascii="Times New Roman" w:eastAsia="Times New Roman" w:hAnsi="Times New Roman" w:cs="Times New Roman"/>
        </w:rPr>
        <w:fldChar w:fldCharType="end"/>
      </w:r>
      <w:r w:rsidR="30E2250C" w:rsidRPr="00E74FBC">
        <w:rPr>
          <w:rFonts w:ascii="Times New Roman" w:eastAsia="Times New Roman" w:hAnsi="Times New Roman" w:cs="Times New Roman"/>
        </w:rPr>
        <w:t>.</w:t>
      </w:r>
      <w:r w:rsidR="5FE812A2" w:rsidRPr="00E74FBC">
        <w:rPr>
          <w:rFonts w:ascii="Times New Roman" w:eastAsia="Times New Roman" w:hAnsi="Times New Roman" w:cs="Times New Roman"/>
        </w:rPr>
        <w:t xml:space="preserve"> </w:t>
      </w:r>
      <w:r w:rsidR="71D236BB" w:rsidRPr="00E74FBC">
        <w:rPr>
          <w:rFonts w:ascii="Times New Roman" w:eastAsia="Times New Roman" w:hAnsi="Times New Roman" w:cs="Times New Roman"/>
        </w:rPr>
        <w:t>Increasing temperatures associated with climate change</w:t>
      </w:r>
      <w:r w:rsidR="3B89367B" w:rsidRPr="00E74FBC">
        <w:rPr>
          <w:rFonts w:ascii="Times New Roman" w:eastAsia="Times New Roman" w:hAnsi="Times New Roman" w:cs="Times New Roman"/>
        </w:rPr>
        <w:t xml:space="preserve"> ha</w:t>
      </w:r>
      <w:r w:rsidR="27DA528B" w:rsidRPr="00E74FBC">
        <w:rPr>
          <w:rFonts w:ascii="Times New Roman" w:eastAsia="Times New Roman" w:hAnsi="Times New Roman" w:cs="Times New Roman"/>
        </w:rPr>
        <w:t>ve</w:t>
      </w:r>
      <w:r w:rsidR="3B89367B" w:rsidRPr="00E74FBC">
        <w:rPr>
          <w:rFonts w:ascii="Times New Roman" w:eastAsia="Times New Roman" w:hAnsi="Times New Roman" w:cs="Times New Roman"/>
        </w:rPr>
        <w:t xml:space="preserve"> </w:t>
      </w:r>
      <w:r w:rsidR="3D9B05FF" w:rsidRPr="00E74FBC">
        <w:rPr>
          <w:rFonts w:ascii="Times New Roman" w:eastAsia="Times New Roman" w:hAnsi="Times New Roman" w:cs="Times New Roman"/>
        </w:rPr>
        <w:t>altered these phenological patterns</w:t>
      </w:r>
      <w:r w:rsidR="3529939B" w:rsidRPr="00E74FBC">
        <w:rPr>
          <w:rFonts w:ascii="Times New Roman" w:eastAsia="Times New Roman" w:hAnsi="Times New Roman" w:cs="Times New Roman"/>
        </w:rPr>
        <w:t xml:space="preserve"> by </w:t>
      </w:r>
      <w:r w:rsidR="726BBFD7" w:rsidRPr="00E74FBC">
        <w:rPr>
          <w:rFonts w:ascii="Times New Roman" w:eastAsia="Times New Roman" w:hAnsi="Times New Roman" w:cs="Times New Roman"/>
        </w:rPr>
        <w:t xml:space="preserve">gradually </w:t>
      </w:r>
      <w:r w:rsidR="3529939B" w:rsidRPr="00E74FBC">
        <w:rPr>
          <w:rFonts w:ascii="Times New Roman" w:eastAsia="Times New Roman" w:hAnsi="Times New Roman" w:cs="Times New Roman"/>
        </w:rPr>
        <w:t>reducing the duration and extent of sea-ice cover across much of the Arctic</w:t>
      </w:r>
      <w:r w:rsidR="00FD7D9F">
        <w:rPr>
          <w:rFonts w:ascii="Times New Roman" w:eastAsia="Times New Roman" w:hAnsi="Times New Roman" w:cs="Times New Roman"/>
        </w:rPr>
        <w:t xml:space="preserve"> </w:t>
      </w:r>
      <w:r w:rsidR="00FD7D9F">
        <w:rPr>
          <w:rFonts w:ascii="Times New Roman" w:eastAsia="Times New Roman" w:hAnsi="Times New Roman" w:cs="Times New Roman"/>
        </w:rPr>
        <w:fldChar w:fldCharType="begin"/>
      </w:r>
      <w:r w:rsidR="00FD7D9F">
        <w:rPr>
          <w:rFonts w:ascii="Times New Roman" w:eastAsia="Times New Roman" w:hAnsi="Times New Roman" w:cs="Times New Roman"/>
        </w:rPr>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Pr>
          <w:rFonts w:ascii="Cambria Math" w:eastAsia="Times New Roman" w:hAnsi="Cambria Math" w:cs="Cambria Math"/>
        </w:rPr>
        <w:instrText>∼</w:instrText>
      </w:r>
      <w:r w:rsidR="00FD7D9F">
        <w:rPr>
          <w:rFonts w:ascii="Times New Roman" w:eastAsia="Times New Roman" w:hAnsi="Times New Roman" w:cs="Times New Roman"/>
        </w:rPr>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Pr>
          <w:rFonts w:ascii="Times New Roman" w:eastAsia="Times New Roman" w:hAnsi="Times New Roman" w:cs="Times New Roman"/>
        </w:rPr>
        <w:fldChar w:fldCharType="separate"/>
      </w:r>
      <w:r w:rsidR="00FD7D9F" w:rsidRPr="00FD7D9F">
        <w:rPr>
          <w:rFonts w:ascii="Times New Roman" w:hAnsi="Times New Roman" w:cs="Times New Roman"/>
        </w:rPr>
        <w:t>(Johannessen et al. 2004; Stroeve et al. 2007; Dai et al. 2019)</w:t>
      </w:r>
      <w:r w:rsidR="00FD7D9F">
        <w:rPr>
          <w:rFonts w:ascii="Times New Roman" w:eastAsia="Times New Roman" w:hAnsi="Times New Roman" w:cs="Times New Roman"/>
        </w:rPr>
        <w:fldChar w:fldCharType="end"/>
      </w:r>
      <w:r w:rsidR="3529939B" w:rsidRPr="00E74FBC">
        <w:rPr>
          <w:rFonts w:ascii="Times New Roman" w:eastAsia="Times New Roman" w:hAnsi="Times New Roman" w:cs="Times New Roman"/>
        </w:rPr>
        <w:t>.</w:t>
      </w:r>
      <w:r w:rsidR="71DB18EA" w:rsidRPr="00E74FBC">
        <w:rPr>
          <w:rFonts w:ascii="Times New Roman" w:eastAsia="Times New Roman" w:hAnsi="Times New Roman" w:cs="Times New Roman"/>
        </w:rPr>
        <w:t xml:space="preserve"> Consumers that rely on the regularity of transitions in sea</w:t>
      </w:r>
      <w:r w:rsidR="68EC20B4" w:rsidRPr="00E74FBC">
        <w:rPr>
          <w:rFonts w:ascii="Times New Roman" w:eastAsia="Times New Roman" w:hAnsi="Times New Roman" w:cs="Times New Roman"/>
        </w:rPr>
        <w:t xml:space="preserve">-ice cover may be negatively affected by changes in ice phenology, and understanding those relationships is critical to </w:t>
      </w:r>
      <w:r w:rsidR="72206BE5" w:rsidRPr="00E74FBC">
        <w:rPr>
          <w:rFonts w:ascii="Times New Roman" w:eastAsia="Times New Roman" w:hAnsi="Times New Roman" w:cs="Times New Roman"/>
        </w:rPr>
        <w:t>predicting their future climate resilience.</w:t>
      </w:r>
    </w:p>
    <w:p w14:paraId="0E60793F" w14:textId="26C8CB67" w:rsidR="3EB96F5E" w:rsidRPr="00E74FBC" w:rsidRDefault="0B730B0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Large resource pulses attract a wide variety of migratory </w:t>
      </w:r>
      <w:r w:rsidR="72744616" w:rsidRPr="00E74FBC">
        <w:rPr>
          <w:rFonts w:ascii="Times New Roman" w:eastAsia="Times New Roman" w:hAnsi="Times New Roman" w:cs="Times New Roman"/>
        </w:rPr>
        <w:t>animals that presumably exploit these seasonally abundant resources</w:t>
      </w:r>
      <w:r w:rsidR="00C836B2">
        <w:rPr>
          <w:rFonts w:ascii="Times New Roman" w:eastAsia="Times New Roman" w:hAnsi="Times New Roman" w:cs="Times New Roman"/>
        </w:rPr>
        <w:t xml:space="preserve"> </w:t>
      </w:r>
      <w:r w:rsidR="00C836B2">
        <w:rPr>
          <w:rFonts w:ascii="Times New Roman" w:eastAsia="Times New Roman" w:hAnsi="Times New Roman" w:cs="Times New Roman"/>
        </w:rPr>
        <w:fldChar w:fldCharType="begin"/>
      </w:r>
      <w:r w:rsidR="00C836B2">
        <w:rPr>
          <w:rFonts w:ascii="Times New Roman" w:eastAsia="Times New Roman" w:hAnsi="Times New Roman" w:cs="Times New Roman"/>
        </w:rPr>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Pr>
          <w:rFonts w:ascii="Times New Roman" w:eastAsia="Times New Roman" w:hAnsi="Times New Roman" w:cs="Times New Roman"/>
        </w:rPr>
        <w:fldChar w:fldCharType="separate"/>
      </w:r>
      <w:r w:rsidR="00C836B2" w:rsidRPr="00C836B2">
        <w:rPr>
          <w:rFonts w:ascii="Times New Roman" w:hAnsi="Times New Roman" w:cs="Times New Roman"/>
        </w:rPr>
        <w:t>(Melnikov 1997)</w:t>
      </w:r>
      <w:r w:rsidR="00C836B2">
        <w:rPr>
          <w:rFonts w:ascii="Times New Roman" w:eastAsia="Times New Roman" w:hAnsi="Times New Roman" w:cs="Times New Roman"/>
        </w:rPr>
        <w:fldChar w:fldCharType="end"/>
      </w:r>
      <w:r w:rsidR="424D7F97" w:rsidRPr="00E74FBC">
        <w:rPr>
          <w:rFonts w:ascii="Times New Roman" w:eastAsia="Times New Roman" w:hAnsi="Times New Roman" w:cs="Times New Roman"/>
        </w:rPr>
        <w:t xml:space="preserve">, </w:t>
      </w:r>
      <w:commentRangeStart w:id="45"/>
      <w:r w:rsidR="424D7F97" w:rsidRPr="00E74FBC">
        <w:rPr>
          <w:rFonts w:ascii="Times New Roman" w:eastAsia="Times New Roman" w:hAnsi="Times New Roman" w:cs="Times New Roman"/>
        </w:rPr>
        <w:t>including</w:t>
      </w:r>
      <w:r w:rsidR="001156C1">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rPr>
        <w:t>(Lameris et al. 2017; Descamps et al. 2019)</w:t>
      </w:r>
      <w:r w:rsidR="001156C1">
        <w:rPr>
          <w:rFonts w:ascii="Times New Roman" w:eastAsia="Times New Roman" w:hAnsi="Times New Roman" w:cs="Times New Roman"/>
        </w:rPr>
        <w:fldChar w:fldCharType="end"/>
      </w:r>
      <w:r w:rsidR="424D7F97" w:rsidRPr="00E74FBC">
        <w:rPr>
          <w:rFonts w:ascii="Times New Roman" w:eastAsia="Times New Roman" w:hAnsi="Times New Roman" w:cs="Times New Roman"/>
        </w:rPr>
        <w:t xml:space="preserve">, </w:t>
      </w:r>
      <w:commentRangeEnd w:id="45"/>
      <w:r w:rsidR="00C35D5A">
        <w:rPr>
          <w:rStyle w:val="CommentReference"/>
        </w:rPr>
        <w:commentReference w:id="45"/>
      </w:r>
      <w:r w:rsidR="424D7F97" w:rsidRPr="00E74FBC">
        <w:rPr>
          <w:rFonts w:ascii="Times New Roman" w:eastAsia="Times New Roman" w:hAnsi="Times New Roman" w:cs="Times New Roman"/>
        </w:rPr>
        <w:t>marine mammals</w:t>
      </w:r>
      <w:r w:rsidR="38F8F023" w:rsidRPr="00E74FBC">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szCs w:val="24"/>
        </w:rPr>
        <w:t>(Heide-Jørgensen et al. 2002; Harwood et al. 2012)</w:t>
      </w:r>
      <w:r w:rsidR="001156C1">
        <w:rPr>
          <w:rFonts w:ascii="Times New Roman" w:eastAsia="Times New Roman" w:hAnsi="Times New Roman" w:cs="Times New Roman"/>
        </w:rPr>
        <w:fldChar w:fldCharType="end"/>
      </w:r>
      <w:r w:rsidR="38F8F023" w:rsidRPr="00E74FBC">
        <w:rPr>
          <w:rFonts w:ascii="Times New Roman" w:eastAsia="Times New Roman" w:hAnsi="Times New Roman" w:cs="Times New Roman"/>
        </w:rPr>
        <w:t>,</w:t>
      </w:r>
      <w:r w:rsidR="72744616" w:rsidRPr="00E74FBC">
        <w:rPr>
          <w:rFonts w:ascii="Times New Roman" w:eastAsia="Times New Roman" w:hAnsi="Times New Roman" w:cs="Times New Roman"/>
        </w:rPr>
        <w:t xml:space="preserve"> </w:t>
      </w:r>
      <w:r w:rsidR="49D267BB" w:rsidRPr="00E74FBC">
        <w:rPr>
          <w:rFonts w:ascii="Times New Roman" w:eastAsia="Times New Roman" w:hAnsi="Times New Roman" w:cs="Times New Roman"/>
        </w:rPr>
        <w:t>and anadromous fishes</w:t>
      </w:r>
      <w:r w:rsidR="007C38E3">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(Harwood and Babaluk 2014; Hammer et al. 2022)</w:t>
      </w:r>
      <w:r w:rsidR="007C38E3">
        <w:rPr>
          <w:rFonts w:ascii="Times New Roman" w:eastAsia="Times New Roman" w:hAnsi="Times New Roman" w:cs="Times New Roman"/>
        </w:rPr>
        <w:fldChar w:fldCharType="end"/>
      </w:r>
      <w:r w:rsidR="49D267BB" w:rsidRPr="00E74FBC">
        <w:rPr>
          <w:rFonts w:ascii="Times New Roman" w:eastAsia="Times New Roman" w:hAnsi="Times New Roman" w:cs="Times New Roman"/>
        </w:rPr>
        <w:t xml:space="preserve">. </w:t>
      </w:r>
      <w:commentRangeStart w:id="46"/>
      <w:r w:rsidR="18190A7D" w:rsidRPr="00E74FBC">
        <w:rPr>
          <w:rFonts w:ascii="Times New Roman" w:eastAsia="Times New Roman" w:hAnsi="Times New Roman" w:cs="Times New Roman"/>
        </w:rPr>
        <w:t xml:space="preserve">These species generally arrive at the start of ice </w:t>
      </w:r>
      <w:bookmarkStart w:id="47" w:name="_Int_e5hk767Q"/>
      <w:r w:rsidR="18190A7D" w:rsidRPr="00E74FBC">
        <w:rPr>
          <w:rFonts w:ascii="Times New Roman" w:eastAsia="Times New Roman" w:hAnsi="Times New Roman" w:cs="Times New Roman"/>
        </w:rPr>
        <w:t>melt</w:t>
      </w:r>
      <w:bookmarkEnd w:id="47"/>
      <w:r w:rsidR="1FAC2917" w:rsidRPr="00E74FBC">
        <w:rPr>
          <w:rFonts w:ascii="Times New Roman" w:eastAsia="Times New Roman" w:hAnsi="Times New Roman" w:cs="Times New Roman"/>
        </w:rPr>
        <w:t xml:space="preserve"> and </w:t>
      </w:r>
      <w:bookmarkStart w:id="48" w:name="_Int_Gp8o7NrW"/>
      <w:r w:rsidR="1FAC2917" w:rsidRPr="00E74FBC">
        <w:rPr>
          <w:rFonts w:ascii="Times New Roman" w:eastAsia="Times New Roman" w:hAnsi="Times New Roman" w:cs="Times New Roman"/>
        </w:rPr>
        <w:t>depart</w:t>
      </w:r>
      <w:bookmarkEnd w:id="48"/>
      <w:r w:rsidR="1FAC2917" w:rsidRPr="00E74FBC">
        <w:rPr>
          <w:rFonts w:ascii="Times New Roman" w:eastAsia="Times New Roman" w:hAnsi="Times New Roman" w:cs="Times New Roman"/>
        </w:rPr>
        <w:t xml:space="preserve"> before the transition back to ice cover</w:t>
      </w:r>
      <w:r w:rsidR="4189C4F8" w:rsidRPr="00E74FBC">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(Edwards et al. 2022)</w:t>
      </w:r>
      <w:r w:rsidR="007C38E3">
        <w:rPr>
          <w:rFonts w:ascii="Times New Roman" w:eastAsia="Times New Roman" w:hAnsi="Times New Roman" w:cs="Times New Roman"/>
        </w:rPr>
        <w:fldChar w:fldCharType="end"/>
      </w:r>
      <w:r w:rsidR="4189C4F8" w:rsidRPr="00E74FBC">
        <w:rPr>
          <w:rFonts w:ascii="Times New Roman" w:eastAsia="Times New Roman" w:hAnsi="Times New Roman" w:cs="Times New Roman"/>
        </w:rPr>
        <w:t>.</w:t>
      </w:r>
      <w:commentRangeEnd w:id="46"/>
      <w:r w:rsidR="00C35D5A">
        <w:rPr>
          <w:rStyle w:val="CommentReference"/>
        </w:rPr>
        <w:commentReference w:id="46"/>
      </w:r>
      <w:r w:rsidR="4189C4F8" w:rsidRPr="00E74FBC">
        <w:rPr>
          <w:rFonts w:ascii="Times New Roman" w:eastAsia="Times New Roman" w:hAnsi="Times New Roman" w:cs="Times New Roman"/>
        </w:rPr>
        <w:t xml:space="preserve"> </w:t>
      </w:r>
      <w:r w:rsidR="5ACFB9F2" w:rsidRPr="00E74FBC">
        <w:rPr>
          <w:rFonts w:ascii="Times New Roman" w:eastAsia="Times New Roman" w:hAnsi="Times New Roman" w:cs="Times New Roman"/>
        </w:rPr>
        <w:t>In contrast to migratory animals, Arctic resident species</w:t>
      </w:r>
      <w:r w:rsidR="02A6F69C" w:rsidRPr="00E74FBC">
        <w:rPr>
          <w:rFonts w:ascii="Times New Roman" w:eastAsia="Times New Roman" w:hAnsi="Times New Roman" w:cs="Times New Roman"/>
        </w:rPr>
        <w:t xml:space="preserve"> remain in these habitats year-round.</w:t>
      </w:r>
      <w:r w:rsidR="6C228F66" w:rsidRPr="00E74FBC">
        <w:rPr>
          <w:rFonts w:ascii="Times New Roman" w:eastAsia="Times New Roman" w:hAnsi="Times New Roman" w:cs="Times New Roman"/>
        </w:rPr>
        <w:t xml:space="preserve"> To live in these harsh environments continuously requires specific adaptations</w:t>
      </w:r>
      <w:r w:rsidR="22ABCE26" w:rsidRPr="00E74FBC">
        <w:rPr>
          <w:rFonts w:ascii="Times New Roman" w:eastAsia="Times New Roman" w:hAnsi="Times New Roman" w:cs="Times New Roman"/>
        </w:rPr>
        <w:t xml:space="preserve"> to changing conditions</w:t>
      </w:r>
      <w:r w:rsidR="6DDA9671" w:rsidRPr="00E74FBC">
        <w:rPr>
          <w:rFonts w:ascii="Times New Roman" w:eastAsia="Times New Roman" w:hAnsi="Times New Roman" w:cs="Times New Roman"/>
        </w:rPr>
        <w:t xml:space="preserve">. </w:t>
      </w:r>
      <w:commentRangeStart w:id="49"/>
      <w:r w:rsidR="75DE4611" w:rsidRPr="00E74FBC">
        <w:rPr>
          <w:rFonts w:ascii="Times New Roman" w:eastAsia="Times New Roman" w:hAnsi="Times New Roman" w:cs="Times New Roman"/>
        </w:rPr>
        <w:t>Avian or terrestrial species often respond to environmental change through plumage or pelage plasticity</w:t>
      </w:r>
      <w:r w:rsidR="001960A2">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{"citationID":"eUY7JVwO","properties":{"formattedCitation":"(Piersma and van Gils 2011)","plainCitation":"(Piersma and van Gils 2011)","noteIndex":0},"citationItems":[{"id":1176,"uris":["http://zotero.org/users/6698532/items/TS4WBARU"],"itemData":{"id":1176,"type":"book","event-place":"Oxford, UK","publisher":"Oxford University Press","publisher-place":"Oxford, UK","title":"The Flexible Phenotype: A Body-Centered Integration of Ecology, Physiology, and Behavior","author":[{"family":"Piersma","given":"T."},{"family":"Gils","given":"J.A.","non-dropping-particle":"van"}],"issued":{"date-parts":[["2011"]]}}}],"schema":"https://github.com/citation-style-language/schema/raw/master/csl-citation.json"}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(Piersma and van Gils 2011)</w:t>
      </w:r>
      <w:r w:rsidR="001960A2">
        <w:rPr>
          <w:rFonts w:ascii="Times New Roman" w:eastAsia="Times New Roman" w:hAnsi="Times New Roman" w:cs="Times New Roman"/>
        </w:rPr>
        <w:fldChar w:fldCharType="end"/>
      </w:r>
      <w:r w:rsidR="75DE4611" w:rsidRPr="00E74FBC">
        <w:rPr>
          <w:rFonts w:ascii="Times New Roman" w:eastAsia="Times New Roman" w:hAnsi="Times New Roman" w:cs="Times New Roman"/>
        </w:rPr>
        <w:t>, but</w:t>
      </w:r>
      <w:commentRangeEnd w:id="49"/>
      <w:r w:rsidR="00C35D5A">
        <w:rPr>
          <w:rStyle w:val="CommentReference"/>
        </w:rPr>
        <w:commentReference w:id="49"/>
      </w:r>
      <w:r w:rsidR="75DE4611" w:rsidRPr="00E74FBC">
        <w:rPr>
          <w:rFonts w:ascii="Times New Roman" w:eastAsia="Times New Roman" w:hAnsi="Times New Roman" w:cs="Times New Roman"/>
        </w:rPr>
        <w:t xml:space="preserve"> aquatic</w:t>
      </w:r>
      <w:r w:rsidR="7DF96AD8" w:rsidRPr="00E74FBC">
        <w:rPr>
          <w:rFonts w:ascii="Times New Roman" w:eastAsia="Times New Roman" w:hAnsi="Times New Roman" w:cs="Times New Roman"/>
        </w:rPr>
        <w:t xml:space="preserve"> species </w:t>
      </w:r>
      <w:r w:rsidR="03C529B5" w:rsidRPr="00E74FBC">
        <w:rPr>
          <w:rFonts w:ascii="Times New Roman" w:eastAsia="Times New Roman" w:hAnsi="Times New Roman" w:cs="Times New Roman"/>
        </w:rPr>
        <w:t xml:space="preserve">must </w:t>
      </w:r>
      <w:r w:rsidR="7DF96AD8" w:rsidRPr="00E74FBC">
        <w:rPr>
          <w:rFonts w:ascii="Times New Roman" w:eastAsia="Times New Roman" w:hAnsi="Times New Roman" w:cs="Times New Roman"/>
        </w:rPr>
        <w:t>rely on physiological adaptations</w:t>
      </w:r>
      <w:r w:rsidR="306F362D" w:rsidRPr="00E74FBC">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(Harwood and Babaluk 2014; Baumgartner and Tarrant 2017)</w:t>
      </w:r>
      <w:r w:rsidR="001960A2">
        <w:rPr>
          <w:rFonts w:ascii="Times New Roman" w:eastAsia="Times New Roman" w:hAnsi="Times New Roman" w:cs="Times New Roman"/>
        </w:rPr>
        <w:fldChar w:fldCharType="end"/>
      </w:r>
      <w:r w:rsidR="178E1BF2" w:rsidRPr="00E74FBC">
        <w:rPr>
          <w:rFonts w:ascii="Times New Roman" w:eastAsia="Times New Roman" w:hAnsi="Times New Roman" w:cs="Times New Roman"/>
        </w:rPr>
        <w:t xml:space="preserve"> or</w:t>
      </w:r>
      <w:r w:rsidR="7DF96AD8" w:rsidRPr="00E74FBC">
        <w:rPr>
          <w:rFonts w:ascii="Times New Roman" w:eastAsia="Times New Roman" w:hAnsi="Times New Roman" w:cs="Times New Roman"/>
        </w:rPr>
        <w:t xml:space="preserve"> lipid storage</w:t>
      </w:r>
      <w:r w:rsidR="006107CB">
        <w:rPr>
          <w:rFonts w:ascii="Times New Roman" w:eastAsia="Times New Roman" w:hAnsi="Times New Roman" w:cs="Times New Roman"/>
        </w:rPr>
        <w:t xml:space="preserve"> </w:t>
      </w:r>
      <w:r w:rsidR="006107CB">
        <w:rPr>
          <w:rFonts w:ascii="Times New Roman" w:eastAsia="Times New Roman" w:hAnsi="Times New Roman" w:cs="Times New Roman"/>
        </w:rPr>
        <w:fldChar w:fldCharType="begin"/>
      </w:r>
      <w:r w:rsidR="006107CB">
        <w:rPr>
          <w:rFonts w:ascii="Times New Roman" w:eastAsia="Times New Roman" w:hAnsi="Times New Roman" w:cs="Times New Roman"/>
        </w:rPr>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Pr>
          <w:rFonts w:ascii="Times New Roman" w:eastAsia="Times New Roman" w:hAnsi="Times New Roman" w:cs="Times New Roman"/>
        </w:rPr>
        <w:fldChar w:fldCharType="separate"/>
      </w:r>
      <w:r w:rsidR="006107CB" w:rsidRPr="006107CB">
        <w:rPr>
          <w:rFonts w:ascii="Times New Roman" w:hAnsi="Times New Roman" w:cs="Times New Roman"/>
        </w:rPr>
        <w:t>(Biro et al. 2004)</w:t>
      </w:r>
      <w:r w:rsidR="006107CB">
        <w:rPr>
          <w:rFonts w:ascii="Times New Roman" w:eastAsia="Times New Roman" w:hAnsi="Times New Roman" w:cs="Times New Roman"/>
        </w:rPr>
        <w:fldChar w:fldCharType="end"/>
      </w:r>
      <w:r w:rsidR="2557FB0B" w:rsidRPr="00E74FBC">
        <w:rPr>
          <w:rFonts w:ascii="Times New Roman" w:eastAsia="Times New Roman" w:hAnsi="Times New Roman" w:cs="Times New Roman"/>
        </w:rPr>
        <w:t xml:space="preserve">. </w:t>
      </w:r>
      <w:r w:rsidR="2E857200" w:rsidRPr="00E74FBC">
        <w:rPr>
          <w:rFonts w:ascii="Times New Roman" w:eastAsia="Times New Roman" w:hAnsi="Times New Roman" w:cs="Times New Roman"/>
        </w:rPr>
        <w:t>In Arctic systems both resident and migratory species take</w:t>
      </w:r>
      <w:r w:rsidR="3AA1CE1E" w:rsidRPr="00E74FBC">
        <w:rPr>
          <w:rFonts w:ascii="Times New Roman" w:eastAsia="Times New Roman" w:hAnsi="Times New Roman" w:cs="Times New Roman"/>
        </w:rPr>
        <w:t xml:space="preserve"> advantage of </w:t>
      </w:r>
      <w:commentRangeStart w:id="50"/>
      <w:r w:rsidR="3AA1CE1E" w:rsidRPr="00E74FBC">
        <w:rPr>
          <w:rFonts w:ascii="Times New Roman" w:eastAsia="Times New Roman" w:hAnsi="Times New Roman" w:cs="Times New Roman"/>
        </w:rPr>
        <w:t xml:space="preserve">resource pulses to </w:t>
      </w:r>
      <w:commentRangeEnd w:id="50"/>
      <w:r w:rsidR="00285F0A">
        <w:rPr>
          <w:rStyle w:val="CommentReference"/>
        </w:rPr>
        <w:commentReference w:id="50"/>
      </w:r>
      <w:r w:rsidR="3AA1CE1E" w:rsidRPr="00E74FBC">
        <w:rPr>
          <w:rFonts w:ascii="Times New Roman" w:eastAsia="Times New Roman" w:hAnsi="Times New Roman" w:cs="Times New Roman"/>
        </w:rPr>
        <w:t>varying degrees, likely based on their life history</w:t>
      </w:r>
      <w:r w:rsidR="1804E616" w:rsidRPr="00E74FBC">
        <w:rPr>
          <w:rFonts w:ascii="Times New Roman" w:eastAsia="Times New Roman" w:hAnsi="Times New Roman" w:cs="Times New Roman"/>
        </w:rPr>
        <w:t xml:space="preserve"> requirements and capacity for feeding.</w:t>
      </w:r>
    </w:p>
    <w:p w14:paraId="244EC27E" w14:textId="77E7204C" w:rsidR="3EB96F5E" w:rsidRPr="00E74FBC" w:rsidRDefault="005D099C"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Migratory and resident organisms </w:t>
      </w:r>
      <w:r w:rsidR="00BD54C1" w:rsidRPr="00E74FBC">
        <w:rPr>
          <w:rFonts w:ascii="Times New Roman" w:eastAsia="Times New Roman" w:hAnsi="Times New Roman" w:cs="Times New Roman"/>
        </w:rPr>
        <w:t>possess</w:t>
      </w:r>
      <w:r w:rsidR="787A4CF2" w:rsidRPr="00E74FBC">
        <w:rPr>
          <w:rFonts w:ascii="Times New Roman" w:eastAsia="Times New Roman" w:hAnsi="Times New Roman" w:cs="Times New Roman"/>
        </w:rPr>
        <w:t xml:space="preserve"> different</w:t>
      </w:r>
      <w:r w:rsidR="00BD54C1" w:rsidRPr="00E74FBC">
        <w:rPr>
          <w:rFonts w:ascii="Times New Roman" w:eastAsia="Times New Roman" w:hAnsi="Times New Roman" w:cs="Times New Roman"/>
        </w:rPr>
        <w:t xml:space="preserve"> anatomical features, physiological capabilities, and </w:t>
      </w:r>
      <w:r w:rsidR="00AA3DC3" w:rsidRPr="00E74FBC">
        <w:rPr>
          <w:rFonts w:ascii="Times New Roman" w:eastAsia="Times New Roman" w:hAnsi="Times New Roman" w:cs="Times New Roman"/>
        </w:rPr>
        <w:t>behavioral characteristics</w:t>
      </w:r>
      <w:del w:id="51" w:author="Nathan Furey" w:date="2023-07-19T23:40:00Z">
        <w:r w:rsidR="00AA3DC3" w:rsidRPr="00E74FBC" w:rsidDel="00285F0A">
          <w:rPr>
            <w:rFonts w:ascii="Times New Roman" w:eastAsia="Times New Roman" w:hAnsi="Times New Roman" w:cs="Times New Roman"/>
          </w:rPr>
          <w:delText xml:space="preserve"> reflecting their </w:delText>
        </w:r>
        <w:r w:rsidR="00A307C9" w:rsidRPr="00E74FBC" w:rsidDel="00285F0A">
          <w:rPr>
            <w:rFonts w:ascii="Times New Roman" w:eastAsia="Times New Roman" w:hAnsi="Times New Roman" w:cs="Times New Roman"/>
          </w:rPr>
          <w:delText>life histor</w:delText>
        </w:r>
        <w:r w:rsidR="00356006" w:rsidRPr="00E74FBC" w:rsidDel="00285F0A">
          <w:rPr>
            <w:rFonts w:ascii="Times New Roman" w:eastAsia="Times New Roman" w:hAnsi="Times New Roman" w:cs="Times New Roman"/>
          </w:rPr>
          <w:delText>ies</w:delText>
        </w:r>
      </w:del>
      <w:r w:rsidR="00356006" w:rsidRPr="00E74FBC">
        <w:rPr>
          <w:rFonts w:ascii="Times New Roman" w:eastAsia="Times New Roman" w:hAnsi="Times New Roman" w:cs="Times New Roman"/>
        </w:rPr>
        <w:t xml:space="preserve">. Among the most visible </w:t>
      </w:r>
      <w:r w:rsidR="00356006" w:rsidRPr="00E74FBC">
        <w:rPr>
          <w:rFonts w:ascii="Times New Roman" w:eastAsia="Times New Roman" w:hAnsi="Times New Roman" w:cs="Times New Roman"/>
        </w:rPr>
        <w:lastRenderedPageBreak/>
        <w:t xml:space="preserve">differences between </w:t>
      </w:r>
      <w:r w:rsidR="00DB2148" w:rsidRPr="00E74FBC">
        <w:rPr>
          <w:rFonts w:ascii="Times New Roman" w:eastAsia="Times New Roman" w:hAnsi="Times New Roman" w:cs="Times New Roman"/>
        </w:rPr>
        <w:t>migratory species and their resident counterparts is in the standard of mobility, namely that migratory species possess a higher capacity for regular, consistent movement</w:t>
      </w:r>
      <w:r w:rsidR="00A516C9" w:rsidRPr="00E74FBC">
        <w:rPr>
          <w:rFonts w:ascii="Times New Roman" w:eastAsia="Times New Roman" w:hAnsi="Times New Roman" w:cs="Times New Roman"/>
        </w:rPr>
        <w:t xml:space="preserve"> </w:t>
      </w:r>
      <w:r w:rsidR="006F0197" w:rsidRPr="00E74FBC">
        <w:rPr>
          <w:rFonts w:ascii="Times New Roman" w:eastAsia="Times New Roman" w:hAnsi="Times New Roman" w:cs="Times New Roman"/>
        </w:rPr>
        <w:t>which</w:t>
      </w:r>
      <w:r w:rsidR="00087914" w:rsidRPr="00E74FBC">
        <w:rPr>
          <w:rFonts w:ascii="Times New Roman" w:eastAsia="Times New Roman" w:hAnsi="Times New Roman" w:cs="Times New Roman"/>
        </w:rPr>
        <w:t xml:space="preserve"> enables that very </w:t>
      </w:r>
      <w:commentRangeStart w:id="52"/>
      <w:r w:rsidR="00087914" w:rsidRPr="00E74FBC">
        <w:rPr>
          <w:rFonts w:ascii="Times New Roman" w:eastAsia="Times New Roman" w:hAnsi="Times New Roman" w:cs="Times New Roman"/>
        </w:rPr>
        <w:t>migration</w:t>
      </w:r>
      <w:commentRangeEnd w:id="52"/>
      <w:r w:rsidR="00285F0A">
        <w:rPr>
          <w:rStyle w:val="CommentReference"/>
        </w:rPr>
        <w:commentReference w:id="52"/>
      </w:r>
      <w:r w:rsidR="00087914" w:rsidRPr="00E74FBC">
        <w:rPr>
          <w:rFonts w:ascii="Times New Roman" w:eastAsia="Times New Roman" w:hAnsi="Times New Roman" w:cs="Times New Roman"/>
        </w:rPr>
        <w:t xml:space="preserve">. </w:t>
      </w:r>
      <w:r w:rsidR="00F0773A" w:rsidRPr="00E74FBC">
        <w:rPr>
          <w:rFonts w:ascii="Times New Roman" w:eastAsia="Times New Roman" w:hAnsi="Times New Roman" w:cs="Times New Roman"/>
        </w:rPr>
        <w:t>While a resident can stil</w:t>
      </w:r>
      <w:r w:rsidR="00571610" w:rsidRPr="00E74FBC">
        <w:rPr>
          <w:rFonts w:ascii="Times New Roman" w:eastAsia="Times New Roman" w:hAnsi="Times New Roman" w:cs="Times New Roman"/>
        </w:rPr>
        <w:t>l be highly mobile in rare circumstances</w:t>
      </w:r>
      <w:r w:rsidR="00A90FFC" w:rsidRPr="00E74FBC">
        <w:rPr>
          <w:rFonts w:ascii="Times New Roman" w:eastAsia="Times New Roman" w:hAnsi="Times New Roman" w:cs="Times New Roman"/>
        </w:rPr>
        <w:t xml:space="preserve"> and some migrants are slow-moving and might be otherwise considered sedentary, </w:t>
      </w:r>
      <w:r w:rsidR="00E92AB2" w:rsidRPr="00E74FBC">
        <w:rPr>
          <w:rFonts w:ascii="Times New Roman" w:eastAsia="Times New Roman" w:hAnsi="Times New Roman" w:cs="Times New Roman"/>
        </w:rPr>
        <w:t xml:space="preserve">the anatomical features </w:t>
      </w:r>
      <w:r w:rsidR="00A42D87" w:rsidRPr="00E74FBC">
        <w:rPr>
          <w:rFonts w:ascii="Times New Roman" w:eastAsia="Times New Roman" w:hAnsi="Times New Roman" w:cs="Times New Roman"/>
        </w:rPr>
        <w:t>which organisms possess that influence</w:t>
      </w:r>
      <w:r w:rsidR="009B1164" w:rsidRPr="00E74FBC">
        <w:rPr>
          <w:rFonts w:ascii="Times New Roman" w:eastAsia="Times New Roman" w:hAnsi="Times New Roman" w:cs="Times New Roman"/>
        </w:rPr>
        <w:t xml:space="preserve"> their status as migrant or resident will similarly influence their </w:t>
      </w:r>
      <w:r w:rsidR="00965B18" w:rsidRPr="00E74FBC">
        <w:rPr>
          <w:rFonts w:ascii="Times New Roman" w:eastAsia="Times New Roman" w:hAnsi="Times New Roman" w:cs="Times New Roman"/>
        </w:rPr>
        <w:t xml:space="preserve">foraging. </w:t>
      </w:r>
      <w:commentRangeStart w:id="53"/>
      <w:r w:rsidR="00965B18" w:rsidRPr="00E74FBC">
        <w:rPr>
          <w:rFonts w:ascii="Times New Roman" w:eastAsia="Times New Roman" w:hAnsi="Times New Roman" w:cs="Times New Roman"/>
        </w:rPr>
        <w:t xml:space="preserve">In </w:t>
      </w:r>
      <w:r w:rsidR="00966E03" w:rsidRPr="00E74FBC">
        <w:rPr>
          <w:rFonts w:ascii="Times New Roman" w:eastAsia="Times New Roman" w:hAnsi="Times New Roman" w:cs="Times New Roman"/>
        </w:rPr>
        <w:t>poikilothermic fishes, the scope of activity is influenced by water temperature</w:t>
      </w:r>
      <w:r w:rsidR="001C56B7" w:rsidRPr="00E74FBC">
        <w:rPr>
          <w:rFonts w:ascii="Times New Roman" w:eastAsia="Times New Roman" w:hAnsi="Times New Roman" w:cs="Times New Roman"/>
        </w:rPr>
        <w:t xml:space="preserve">, but a portion of that metabolism is dedicated to activity such as digestion </w:t>
      </w:r>
      <w:r w:rsidR="005453DF" w:rsidRPr="00E74FBC">
        <w:rPr>
          <w:rFonts w:ascii="Times New Roman" w:eastAsia="Times New Roman" w:hAnsi="Times New Roman" w:cs="Times New Roman"/>
        </w:rPr>
        <w:fldChar w:fldCharType="begin"/>
      </w:r>
      <w:r w:rsidR="005453DF" w:rsidRPr="00E74FBC">
        <w:rPr>
          <w:rFonts w:ascii="Times New Roman" w:eastAsia="Times New Roman" w:hAnsi="Times New Roman" w:cs="Times New Roman"/>
        </w:rPr>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E74FBC">
        <w:rPr>
          <w:rFonts w:ascii="Times New Roman" w:eastAsia="Times New Roman" w:hAnsi="Times New Roman" w:cs="Times New Roman"/>
        </w:rPr>
        <w:fldChar w:fldCharType="separate"/>
      </w:r>
      <w:r w:rsidR="005453DF" w:rsidRPr="00E74FBC">
        <w:rPr>
          <w:rFonts w:ascii="Times New Roman" w:hAnsi="Times New Roman" w:cs="Times New Roman"/>
        </w:rPr>
        <w:t>(Clark et al. 2013)</w:t>
      </w:r>
      <w:r w:rsidR="005453DF" w:rsidRPr="00E74FBC">
        <w:rPr>
          <w:rFonts w:ascii="Times New Roman" w:eastAsia="Times New Roman" w:hAnsi="Times New Roman" w:cs="Times New Roman"/>
        </w:rPr>
        <w:fldChar w:fldCharType="end"/>
      </w:r>
      <w:r w:rsidR="005B24C4" w:rsidRPr="00E74FBC">
        <w:rPr>
          <w:rFonts w:ascii="Times New Roman" w:eastAsia="Times New Roman" w:hAnsi="Times New Roman" w:cs="Times New Roman"/>
        </w:rPr>
        <w:t>.</w:t>
      </w:r>
      <w:r w:rsidR="00A1688B" w:rsidRPr="00E74FBC">
        <w:rPr>
          <w:rFonts w:ascii="Times New Roman" w:eastAsia="Times New Roman" w:hAnsi="Times New Roman" w:cs="Times New Roman"/>
        </w:rPr>
        <w:t xml:space="preserve"> </w:t>
      </w:r>
      <w:r w:rsidR="005B24C4" w:rsidRPr="00E74FBC">
        <w:rPr>
          <w:rFonts w:ascii="Times New Roman" w:eastAsia="Times New Roman" w:hAnsi="Times New Roman" w:cs="Times New Roman"/>
        </w:rPr>
        <w:t xml:space="preserve">Therefore, the metabolic costs of digestion necessarily impede </w:t>
      </w:r>
      <w:r w:rsidR="00277721" w:rsidRPr="00E74FBC">
        <w:rPr>
          <w:rFonts w:ascii="Times New Roman" w:eastAsia="Times New Roman" w:hAnsi="Times New Roman" w:cs="Times New Roman"/>
        </w:rPr>
        <w:t xml:space="preserve">aerobic scope for </w:t>
      </w:r>
      <w:r w:rsidR="00417E81" w:rsidRPr="00E74FBC">
        <w:rPr>
          <w:rFonts w:ascii="Times New Roman" w:eastAsia="Times New Roman" w:hAnsi="Times New Roman" w:cs="Times New Roman"/>
        </w:rPr>
        <w:t xml:space="preserve">other necessary functions such as </w:t>
      </w:r>
      <w:r w:rsidR="00277721" w:rsidRPr="00E74FBC">
        <w:rPr>
          <w:rFonts w:ascii="Times New Roman" w:eastAsia="Times New Roman" w:hAnsi="Times New Roman" w:cs="Times New Roman"/>
        </w:rPr>
        <w:t xml:space="preserve">mobility. </w:t>
      </w:r>
      <w:r w:rsidR="003878DF" w:rsidRPr="00E74FBC">
        <w:rPr>
          <w:rFonts w:ascii="Times New Roman" w:eastAsia="Times New Roman" w:hAnsi="Times New Roman" w:cs="Times New Roman"/>
        </w:rPr>
        <w:t xml:space="preserve">This partially explains why many migratory </w:t>
      </w:r>
      <w:commentRangeStart w:id="54"/>
      <w:r w:rsidR="003878DF" w:rsidRPr="00E74FBC">
        <w:rPr>
          <w:rFonts w:ascii="Times New Roman" w:eastAsia="Times New Roman" w:hAnsi="Times New Roman" w:cs="Times New Roman"/>
        </w:rPr>
        <w:t>fishes fast during their migration</w:t>
      </w:r>
      <w:commentRangeEnd w:id="54"/>
      <w:r w:rsidR="00BE578F">
        <w:rPr>
          <w:rStyle w:val="CommentReference"/>
        </w:rPr>
        <w:commentReference w:id="54"/>
      </w:r>
      <w:r w:rsidR="009E298A" w:rsidRPr="00E74FBC">
        <w:rPr>
          <w:rFonts w:ascii="Times New Roman" w:eastAsia="Times New Roman" w:hAnsi="Times New Roman" w:cs="Times New Roman"/>
        </w:rPr>
        <w:t>.</w:t>
      </w:r>
      <w:r w:rsidR="00325A0B" w:rsidRPr="00E74FBC">
        <w:rPr>
          <w:rFonts w:ascii="Times New Roman" w:eastAsia="Times New Roman" w:hAnsi="Times New Roman" w:cs="Times New Roman"/>
        </w:rPr>
        <w:t xml:space="preserve"> </w:t>
      </w:r>
      <w:r w:rsidR="00D704FE" w:rsidRPr="00E74FBC">
        <w:rPr>
          <w:rFonts w:ascii="Times New Roman" w:eastAsia="Times New Roman" w:hAnsi="Times New Roman" w:cs="Times New Roman"/>
        </w:rPr>
        <w:t xml:space="preserve">For this reason, it is expected that migratory fishes, which are more mobile, may </w:t>
      </w:r>
      <w:r w:rsidR="002B7947" w:rsidRPr="00E74FBC">
        <w:rPr>
          <w:rFonts w:ascii="Times New Roman" w:eastAsia="Times New Roman" w:hAnsi="Times New Roman" w:cs="Times New Roman"/>
        </w:rPr>
        <w:t xml:space="preserve">pace out consumption more than sedentary fishes that can dedicate large portions of their </w:t>
      </w:r>
      <w:r w:rsidR="00417E81" w:rsidRPr="00E74FBC">
        <w:rPr>
          <w:rFonts w:ascii="Times New Roman" w:eastAsia="Times New Roman" w:hAnsi="Times New Roman" w:cs="Times New Roman"/>
        </w:rPr>
        <w:t>metabolic scope to digestion.</w:t>
      </w:r>
      <w:r w:rsidR="00010A02" w:rsidRPr="00E74FBC">
        <w:rPr>
          <w:rFonts w:ascii="Times New Roman" w:eastAsia="Times New Roman" w:hAnsi="Times New Roman" w:cs="Times New Roman"/>
        </w:rPr>
        <w:t xml:space="preserve"> Alternatively, </w:t>
      </w:r>
      <w:r w:rsidR="00D06C4D" w:rsidRPr="00E74FBC">
        <w:rPr>
          <w:rFonts w:ascii="Times New Roman" w:eastAsia="Times New Roman" w:hAnsi="Times New Roman" w:cs="Times New Roman"/>
        </w:rPr>
        <w:t xml:space="preserve">fishes may raise their total aerobic scope during times of </w:t>
      </w:r>
      <w:r w:rsidR="006E34ED" w:rsidRPr="00E74FBC">
        <w:rPr>
          <w:rFonts w:ascii="Times New Roman" w:eastAsia="Times New Roman" w:hAnsi="Times New Roman" w:cs="Times New Roman"/>
        </w:rPr>
        <w:t xml:space="preserve">high consumption by seeking warmer temperatures </w:t>
      </w:r>
      <w:r w:rsidR="006E34ED" w:rsidRPr="00E74FBC">
        <w:rPr>
          <w:rFonts w:ascii="Times New Roman" w:eastAsia="Times New Roman" w:hAnsi="Times New Roman" w:cs="Times New Roman"/>
        </w:rPr>
        <w:fldChar w:fldCharType="begin"/>
      </w:r>
      <w:r w:rsidR="006E34ED" w:rsidRPr="00E74FBC">
        <w:rPr>
          <w:rFonts w:ascii="Times New Roman" w:eastAsia="Times New Roman" w:hAnsi="Times New Roman" w:cs="Times New Roman"/>
        </w:rPr>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E74FBC">
        <w:rPr>
          <w:rFonts w:ascii="Times New Roman" w:eastAsia="Times New Roman" w:hAnsi="Times New Roman" w:cs="Times New Roman"/>
        </w:rPr>
        <w:fldChar w:fldCharType="separate"/>
      </w:r>
      <w:r w:rsidR="006E34ED" w:rsidRPr="00E74FBC">
        <w:rPr>
          <w:rFonts w:ascii="Times New Roman" w:hAnsi="Times New Roman" w:cs="Times New Roman"/>
        </w:rPr>
        <w:t>(Armstrong et al. 2013)</w:t>
      </w:r>
      <w:r w:rsidR="006E34ED" w:rsidRPr="00E74FBC">
        <w:rPr>
          <w:rFonts w:ascii="Times New Roman" w:eastAsia="Times New Roman" w:hAnsi="Times New Roman" w:cs="Times New Roman"/>
        </w:rPr>
        <w:fldChar w:fldCharType="end"/>
      </w:r>
      <w:commentRangeEnd w:id="53"/>
      <w:r w:rsidR="00285F0A">
        <w:rPr>
          <w:rStyle w:val="CommentReference"/>
        </w:rPr>
        <w:commentReference w:id="53"/>
      </w:r>
      <w:r w:rsidR="001F7303" w:rsidRPr="00E74FBC">
        <w:rPr>
          <w:rFonts w:ascii="Times New Roman" w:eastAsia="Times New Roman" w:hAnsi="Times New Roman" w:cs="Times New Roman"/>
        </w:rPr>
        <w:t>, though conditions for this strategy are rare.</w:t>
      </w:r>
      <w:r w:rsidR="004E0EE1" w:rsidRPr="00E74FBC">
        <w:rPr>
          <w:rFonts w:ascii="Times New Roman" w:eastAsia="Times New Roman" w:hAnsi="Times New Roman" w:cs="Times New Roman"/>
        </w:rPr>
        <w:t xml:space="preserve"> </w:t>
      </w:r>
      <w:r w:rsidR="00EA71A5" w:rsidRPr="00E74FBC">
        <w:rPr>
          <w:rFonts w:ascii="Times New Roman" w:eastAsia="Times New Roman" w:hAnsi="Times New Roman" w:cs="Times New Roman"/>
        </w:rPr>
        <w:t xml:space="preserve">From this, we can see that the feeding behaviors of fishes are linked to </w:t>
      </w:r>
      <w:r w:rsidR="00E83A0B" w:rsidRPr="00E74FBC">
        <w:rPr>
          <w:rFonts w:ascii="Times New Roman" w:eastAsia="Times New Roman" w:hAnsi="Times New Roman" w:cs="Times New Roman"/>
        </w:rPr>
        <w:t xml:space="preserve">the </w:t>
      </w:r>
      <w:r w:rsidR="00E97A14" w:rsidRPr="00E74FBC">
        <w:rPr>
          <w:rFonts w:ascii="Times New Roman" w:eastAsia="Times New Roman" w:hAnsi="Times New Roman" w:cs="Times New Roman"/>
        </w:rPr>
        <w:t xml:space="preserve">broader life history elements </w:t>
      </w:r>
      <w:r w:rsidR="00BD0C65" w:rsidRPr="00E74FBC">
        <w:rPr>
          <w:rFonts w:ascii="Times New Roman" w:eastAsia="Times New Roman" w:hAnsi="Times New Roman" w:cs="Times New Roman"/>
        </w:rPr>
        <w:t>based on adaptations of anatomy and physiology; but to understand this more fully we must understand thei</w:t>
      </w:r>
      <w:r w:rsidR="00F8043A" w:rsidRPr="00E74FBC">
        <w:rPr>
          <w:rFonts w:ascii="Times New Roman" w:eastAsia="Times New Roman" w:hAnsi="Times New Roman" w:cs="Times New Roman"/>
        </w:rPr>
        <w:t>r feeding.</w:t>
      </w:r>
    </w:p>
    <w:p w14:paraId="4416518A" w14:textId="753F6C21" w:rsidR="00F8043A" w:rsidRPr="00E74FBC" w:rsidRDefault="00F8043A"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r>
      <w:commentRangeStart w:id="55"/>
      <w:r w:rsidRPr="00E74FBC">
        <w:rPr>
          <w:rFonts w:ascii="Times New Roman" w:eastAsia="Times New Roman" w:hAnsi="Times New Roman" w:cs="Times New Roman"/>
        </w:rPr>
        <w:t xml:space="preserve">Diet </w:t>
      </w:r>
      <w:commentRangeEnd w:id="55"/>
      <w:r w:rsidR="00BE578F">
        <w:rPr>
          <w:rStyle w:val="CommentReference"/>
        </w:rPr>
        <w:commentReference w:id="55"/>
      </w:r>
      <w:r w:rsidRPr="00E74FBC">
        <w:rPr>
          <w:rFonts w:ascii="Times New Roman" w:eastAsia="Times New Roman" w:hAnsi="Times New Roman" w:cs="Times New Roman"/>
        </w:rPr>
        <w:t xml:space="preserve">analysis is </w:t>
      </w:r>
      <w:r w:rsidR="0048071E" w:rsidRPr="00E74FBC">
        <w:rPr>
          <w:rFonts w:ascii="Times New Roman" w:eastAsia="Times New Roman" w:hAnsi="Times New Roman" w:cs="Times New Roman"/>
        </w:rPr>
        <w:t xml:space="preserve">a common method for understanding the feeding behaviors of fishes. As most fish do not masticate </w:t>
      </w:r>
      <w:r w:rsidR="00B1047C" w:rsidRPr="00E74FBC">
        <w:rPr>
          <w:rFonts w:ascii="Times New Roman" w:eastAsia="Times New Roman" w:hAnsi="Times New Roman" w:cs="Times New Roman"/>
        </w:rPr>
        <w:t>and, especially in cold</w:t>
      </w:r>
      <w:r w:rsidR="007D09DB" w:rsidRPr="00E74FBC">
        <w:rPr>
          <w:rFonts w:ascii="Times New Roman" w:eastAsia="Times New Roman" w:hAnsi="Times New Roman" w:cs="Times New Roman"/>
        </w:rPr>
        <w:t>-</w:t>
      </w:r>
      <w:r w:rsidR="00B1047C" w:rsidRPr="00E74FBC">
        <w:rPr>
          <w:rFonts w:ascii="Times New Roman" w:eastAsia="Times New Roman" w:hAnsi="Times New Roman" w:cs="Times New Roman"/>
        </w:rPr>
        <w:t>water environments, digest prey slowly</w:t>
      </w:r>
      <w:r w:rsidR="00E80DBE" w:rsidRPr="00E74FBC">
        <w:rPr>
          <w:rFonts w:ascii="Times New Roman" w:eastAsia="Times New Roman" w:hAnsi="Times New Roman" w:cs="Times New Roman"/>
        </w:rPr>
        <w:t xml:space="preserve"> </w:t>
      </w:r>
      <w:r w:rsidR="00E80DBE"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E74FBC">
        <w:rPr>
          <w:rFonts w:ascii="Times New Roman" w:eastAsia="Times New Roman" w:hAnsi="Times New Roman" w:cs="Times New Roman"/>
        </w:rPr>
        <w:fldChar w:fldCharType="separate"/>
      </w:r>
      <w:r w:rsidR="00E80DBE" w:rsidRPr="00E74FBC">
        <w:rPr>
          <w:rFonts w:ascii="Times New Roman" w:hAnsi="Times New Roman" w:cs="Times New Roman"/>
        </w:rPr>
        <w:t>(Durbin et al. 1983)</w:t>
      </w:r>
      <w:r w:rsidR="00E80DBE" w:rsidRPr="00E74FBC">
        <w:rPr>
          <w:rFonts w:ascii="Times New Roman" w:eastAsia="Times New Roman" w:hAnsi="Times New Roman" w:cs="Times New Roman"/>
        </w:rPr>
        <w:fldChar w:fldCharType="end"/>
      </w:r>
      <w:r w:rsidR="00B1047C" w:rsidRPr="00E74FBC">
        <w:rPr>
          <w:rFonts w:ascii="Times New Roman" w:eastAsia="Times New Roman" w:hAnsi="Times New Roman" w:cs="Times New Roman"/>
        </w:rPr>
        <w:t xml:space="preserve">, </w:t>
      </w:r>
      <w:r w:rsidR="00A8160D" w:rsidRPr="00E74FBC">
        <w:rPr>
          <w:rFonts w:ascii="Times New Roman" w:eastAsia="Times New Roman" w:hAnsi="Times New Roman" w:cs="Times New Roman"/>
        </w:rPr>
        <w:t>assessments of stomach contents can effectively reveal the recent feeding of an individual</w:t>
      </w:r>
      <w:r w:rsidR="00CB081E" w:rsidRPr="00E74FBC">
        <w:rPr>
          <w:rFonts w:ascii="Times New Roman" w:eastAsia="Times New Roman" w:hAnsi="Times New Roman" w:cs="Times New Roman"/>
        </w:rPr>
        <w:t xml:space="preserve"> </w:t>
      </w:r>
      <w:r w:rsidR="009A1351" w:rsidRPr="00E74FBC">
        <w:rPr>
          <w:rFonts w:ascii="Times New Roman" w:eastAsia="Times New Roman" w:hAnsi="Times New Roman" w:cs="Times New Roman"/>
        </w:rPr>
        <w:fldChar w:fldCharType="begin"/>
      </w:r>
      <w:r w:rsidR="009A1351" w:rsidRPr="00E74FBC">
        <w:rPr>
          <w:rFonts w:ascii="Times New Roman" w:eastAsia="Times New Roman" w:hAnsi="Times New Roman" w:cs="Times New Roman"/>
        </w:rPr>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E74FBC">
        <w:rPr>
          <w:rFonts w:ascii="Times New Roman" w:eastAsia="Times New Roman" w:hAnsi="Times New Roman" w:cs="Times New Roman"/>
        </w:rPr>
        <w:fldChar w:fldCharType="separate"/>
      </w:r>
      <w:r w:rsidR="009A1351" w:rsidRPr="00E74FBC">
        <w:rPr>
          <w:rFonts w:ascii="Times New Roman" w:hAnsi="Times New Roman" w:cs="Times New Roman"/>
        </w:rPr>
        <w:t>(Amundsen and Sánchez-Hernández 2019)</w:t>
      </w:r>
      <w:r w:rsidR="009A1351" w:rsidRPr="00E74FBC">
        <w:rPr>
          <w:rFonts w:ascii="Times New Roman" w:eastAsia="Times New Roman" w:hAnsi="Times New Roman" w:cs="Times New Roman"/>
        </w:rPr>
        <w:fldChar w:fldCharType="end"/>
      </w:r>
      <w:r w:rsidR="00A8160D" w:rsidRPr="00E74FBC">
        <w:rPr>
          <w:rFonts w:ascii="Times New Roman" w:eastAsia="Times New Roman" w:hAnsi="Times New Roman" w:cs="Times New Roman"/>
        </w:rPr>
        <w:t>.</w:t>
      </w:r>
      <w:r w:rsidR="006516DB" w:rsidRPr="00E74FBC">
        <w:rPr>
          <w:rFonts w:ascii="Times New Roman" w:eastAsia="Times New Roman" w:hAnsi="Times New Roman" w:cs="Times New Roman"/>
        </w:rPr>
        <w:t xml:space="preserve"> Two major components</w:t>
      </w:r>
      <w:r w:rsidR="00FE73AF" w:rsidRPr="00E74FBC">
        <w:rPr>
          <w:rFonts w:ascii="Times New Roman" w:eastAsia="Times New Roman" w:hAnsi="Times New Roman" w:cs="Times New Roman"/>
        </w:rPr>
        <w:t xml:space="preserve"> of feeding can be determined from stomach content analysis providing a snapshot of </w:t>
      </w:r>
      <w:r w:rsidR="006F1868" w:rsidRPr="00E74FBC">
        <w:rPr>
          <w:rFonts w:ascii="Times New Roman" w:eastAsia="Times New Roman" w:hAnsi="Times New Roman" w:cs="Times New Roman"/>
        </w:rPr>
        <w:t xml:space="preserve">feeding: composition and magnitude. Composition </w:t>
      </w:r>
      <w:r w:rsidR="00494A29" w:rsidRPr="00E74FBC">
        <w:rPr>
          <w:rFonts w:ascii="Times New Roman" w:eastAsia="Times New Roman" w:hAnsi="Times New Roman" w:cs="Times New Roman"/>
        </w:rPr>
        <w:t xml:space="preserve">can not only </w:t>
      </w:r>
      <w:r w:rsidR="008848C9" w:rsidRPr="00E74FBC">
        <w:rPr>
          <w:rFonts w:ascii="Times New Roman" w:eastAsia="Times New Roman" w:hAnsi="Times New Roman" w:cs="Times New Roman"/>
        </w:rPr>
        <w:t xml:space="preserve">describe all the prey items which a predator consumes, but also details about the </w:t>
      </w:r>
      <w:r w:rsidR="00DA2E04" w:rsidRPr="00E74FBC">
        <w:rPr>
          <w:rFonts w:ascii="Times New Roman" w:eastAsia="Times New Roman" w:hAnsi="Times New Roman" w:cs="Times New Roman"/>
        </w:rPr>
        <w:t xml:space="preserve">generality/selectivity of their foraging </w:t>
      </w:r>
      <w:r w:rsidR="00DA2E04" w:rsidRPr="00E74FBC">
        <w:rPr>
          <w:rFonts w:ascii="Times New Roman" w:eastAsia="Times New Roman" w:hAnsi="Times New Roman" w:cs="Times New Roman"/>
        </w:rPr>
        <w:fldChar w:fldCharType="begin"/>
      </w:r>
      <w:r w:rsidR="00DA2E04" w:rsidRPr="00E74FBC">
        <w:rPr>
          <w:rFonts w:ascii="Times New Roman" w:eastAsia="Times New Roman" w:hAnsi="Times New Roman" w:cs="Times New Roman"/>
        </w:rPr>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E74FBC">
        <w:rPr>
          <w:rFonts w:ascii="Times New Roman" w:eastAsia="Times New Roman" w:hAnsi="Times New Roman" w:cs="Times New Roman"/>
        </w:rPr>
        <w:fldChar w:fldCharType="separate"/>
      </w:r>
      <w:r w:rsidR="00DA2E04" w:rsidRPr="00E74FBC">
        <w:rPr>
          <w:rFonts w:ascii="Times New Roman" w:hAnsi="Times New Roman" w:cs="Times New Roman"/>
        </w:rPr>
        <w:t>(Gerking 1994)</w:t>
      </w:r>
      <w:r w:rsidR="00DA2E04" w:rsidRPr="00E74FBC">
        <w:rPr>
          <w:rFonts w:ascii="Times New Roman" w:eastAsia="Times New Roman" w:hAnsi="Times New Roman" w:cs="Times New Roman"/>
        </w:rPr>
        <w:fldChar w:fldCharType="end"/>
      </w:r>
      <w:r w:rsidR="002A63B0" w:rsidRPr="00E74FBC">
        <w:rPr>
          <w:rFonts w:ascii="Times New Roman" w:eastAsia="Times New Roman" w:hAnsi="Times New Roman" w:cs="Times New Roman"/>
        </w:rPr>
        <w:t xml:space="preserve"> and which prey items might be most important to individuals or populations </w:t>
      </w:r>
      <w:r w:rsidR="00B66474" w:rsidRPr="00E74FBC">
        <w:rPr>
          <w:rFonts w:ascii="Times New Roman" w:eastAsia="Times New Roman" w:hAnsi="Times New Roman" w:cs="Times New Roman"/>
        </w:rPr>
        <w:fldChar w:fldCharType="begin"/>
      </w:r>
      <w:r w:rsidR="00B66474" w:rsidRPr="00E74FBC">
        <w:rPr>
          <w:rFonts w:ascii="Times New Roman" w:eastAsia="Times New Roman" w:hAnsi="Times New Roman" w:cs="Times New Roman"/>
        </w:rPr>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E74FBC">
        <w:rPr>
          <w:rFonts w:ascii="Times New Roman" w:eastAsia="Times New Roman" w:hAnsi="Times New Roman" w:cs="Times New Roman"/>
        </w:rPr>
        <w:fldChar w:fldCharType="separate"/>
      </w:r>
      <w:r w:rsidR="00B66474" w:rsidRPr="00E74FBC">
        <w:rPr>
          <w:rFonts w:ascii="Times New Roman" w:hAnsi="Times New Roman" w:cs="Times New Roman"/>
        </w:rPr>
        <w:t>(Amundsen et al. 1996)</w:t>
      </w:r>
      <w:r w:rsidR="00B66474" w:rsidRPr="00E74FBC">
        <w:rPr>
          <w:rFonts w:ascii="Times New Roman" w:eastAsia="Times New Roman" w:hAnsi="Times New Roman" w:cs="Times New Roman"/>
        </w:rPr>
        <w:fldChar w:fldCharType="end"/>
      </w:r>
      <w:r w:rsidR="00B66474" w:rsidRPr="00E74FBC">
        <w:rPr>
          <w:rFonts w:ascii="Times New Roman" w:eastAsia="Times New Roman" w:hAnsi="Times New Roman" w:cs="Times New Roman"/>
        </w:rPr>
        <w:t xml:space="preserve">. Additionally, when the ecology of prey items </w:t>
      </w:r>
      <w:r w:rsidR="00007E6B" w:rsidRPr="00E74FBC">
        <w:rPr>
          <w:rFonts w:ascii="Times New Roman" w:eastAsia="Times New Roman" w:hAnsi="Times New Roman" w:cs="Times New Roman"/>
        </w:rPr>
        <w:t>is known, then deductions about a predator’s foraging habitats can be made as well</w:t>
      </w:r>
      <w:r w:rsidR="00214AE9" w:rsidRPr="00E74FBC">
        <w:rPr>
          <w:rFonts w:ascii="Times New Roman" w:eastAsia="Times New Roman" w:hAnsi="Times New Roman" w:cs="Times New Roman"/>
        </w:rPr>
        <w:t xml:space="preserve">, i.e., those consuming only benthic prey items likely feed at and </w:t>
      </w:r>
      <w:r w:rsidR="0020587C" w:rsidRPr="00E74FBC">
        <w:rPr>
          <w:rFonts w:ascii="Times New Roman" w:eastAsia="Times New Roman" w:hAnsi="Times New Roman" w:cs="Times New Roman"/>
        </w:rPr>
        <w:t>occupy the benthos</w:t>
      </w:r>
      <w:r w:rsidR="005D16D8" w:rsidRPr="00E74FBC">
        <w:rPr>
          <w:rFonts w:ascii="Times New Roman" w:eastAsia="Times New Roman" w:hAnsi="Times New Roman" w:cs="Times New Roman"/>
        </w:rPr>
        <w:t>.</w:t>
      </w:r>
      <w:r w:rsidR="00BF46DD" w:rsidRPr="00E74FBC">
        <w:rPr>
          <w:rFonts w:ascii="Times New Roman" w:eastAsia="Times New Roman" w:hAnsi="Times New Roman" w:cs="Times New Roman"/>
        </w:rPr>
        <w:t xml:space="preserve"> Diet magnitude, which is</w:t>
      </w:r>
      <w:r w:rsidR="7089A241" w:rsidRPr="00E74FBC">
        <w:rPr>
          <w:rFonts w:ascii="Times New Roman" w:eastAsia="Times New Roman" w:hAnsi="Times New Roman" w:cs="Times New Roman"/>
        </w:rPr>
        <w:t xml:space="preserve"> </w:t>
      </w:r>
      <w:r w:rsidR="00BF46DD" w:rsidRPr="00E74FBC">
        <w:rPr>
          <w:rFonts w:ascii="Times New Roman" w:eastAsia="Times New Roman" w:hAnsi="Times New Roman" w:cs="Times New Roman"/>
        </w:rPr>
        <w:t xml:space="preserve">commonly estimated as relative consumption </w:t>
      </w:r>
      <w:r w:rsidR="00BC536D" w:rsidRPr="00E74FBC">
        <w:rPr>
          <w:rFonts w:ascii="Times New Roman" w:eastAsia="Times New Roman" w:hAnsi="Times New Roman" w:cs="Times New Roman"/>
        </w:rPr>
        <w:t xml:space="preserve">or the weight of the diet relative to the weight of the fish, </w:t>
      </w:r>
      <w:r w:rsidR="00295ACB" w:rsidRPr="00E74FBC">
        <w:rPr>
          <w:rFonts w:ascii="Times New Roman" w:eastAsia="Times New Roman" w:hAnsi="Times New Roman" w:cs="Times New Roman"/>
        </w:rPr>
        <w:t xml:space="preserve">can provide a proxy for energetic intake and overall </w:t>
      </w:r>
      <w:r w:rsidR="00295ACB" w:rsidRPr="00E74FBC">
        <w:rPr>
          <w:rFonts w:ascii="Times New Roman" w:eastAsia="Times New Roman" w:hAnsi="Times New Roman" w:cs="Times New Roman"/>
        </w:rPr>
        <w:lastRenderedPageBreak/>
        <w:t xml:space="preserve">productivity. </w:t>
      </w:r>
      <w:r w:rsidR="001C530A" w:rsidRPr="00E74FBC">
        <w:rPr>
          <w:rFonts w:ascii="Times New Roman" w:eastAsia="Times New Roman" w:hAnsi="Times New Roman" w:cs="Times New Roman"/>
        </w:rPr>
        <w:t xml:space="preserve">As mentioned previously, the magnitude of feeding will scale to the </w:t>
      </w:r>
      <w:r w:rsidR="00D77651" w:rsidRPr="00E74FBC">
        <w:rPr>
          <w:rFonts w:ascii="Times New Roman" w:eastAsia="Times New Roman" w:hAnsi="Times New Roman" w:cs="Times New Roman"/>
        </w:rPr>
        <w:t xml:space="preserve">aerobic investment of feeding and inversely with </w:t>
      </w:r>
      <w:r w:rsidR="00FC6636" w:rsidRPr="00E74FBC">
        <w:rPr>
          <w:rFonts w:ascii="Times New Roman" w:eastAsia="Times New Roman" w:hAnsi="Times New Roman" w:cs="Times New Roman"/>
        </w:rPr>
        <w:t xml:space="preserve">mobility </w:t>
      </w:r>
      <w:r w:rsidR="00FC6636" w:rsidRPr="00E74FBC">
        <w:rPr>
          <w:rFonts w:ascii="Times New Roman" w:eastAsia="Times New Roman" w:hAnsi="Times New Roman" w:cs="Times New Roman"/>
        </w:rPr>
        <w:fldChar w:fldCharType="begin"/>
      </w:r>
      <w:r w:rsidR="00FC6636" w:rsidRPr="00E74FBC">
        <w:rPr>
          <w:rFonts w:ascii="Times New Roman" w:eastAsia="Times New Roman" w:hAnsi="Times New Roman" w:cs="Times New Roman"/>
        </w:rPr>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E74FBC">
        <w:rPr>
          <w:rFonts w:ascii="Times New Roman" w:eastAsia="Times New Roman" w:hAnsi="Times New Roman" w:cs="Times New Roman"/>
        </w:rPr>
        <w:fldChar w:fldCharType="separate"/>
      </w:r>
      <w:r w:rsidR="00FC6636" w:rsidRPr="00E74FBC">
        <w:rPr>
          <w:rFonts w:ascii="Times New Roman" w:hAnsi="Times New Roman" w:cs="Times New Roman"/>
        </w:rPr>
        <w:t>(Clark et al. 2013)</w:t>
      </w:r>
      <w:r w:rsidR="00FC6636" w:rsidRPr="00E74FBC">
        <w:rPr>
          <w:rFonts w:ascii="Times New Roman" w:eastAsia="Times New Roman" w:hAnsi="Times New Roman" w:cs="Times New Roman"/>
        </w:rPr>
        <w:fldChar w:fldCharType="end"/>
      </w:r>
      <w:r w:rsidR="00FC6636" w:rsidRPr="00E74FBC">
        <w:rPr>
          <w:rFonts w:ascii="Times New Roman" w:eastAsia="Times New Roman" w:hAnsi="Times New Roman" w:cs="Times New Roman"/>
        </w:rPr>
        <w:t xml:space="preserve">. Finally, the </w:t>
      </w:r>
      <w:r w:rsidR="003D068E" w:rsidRPr="00E74FBC">
        <w:rPr>
          <w:rFonts w:ascii="Times New Roman" w:eastAsia="Times New Roman" w:hAnsi="Times New Roman" w:cs="Times New Roman"/>
        </w:rPr>
        <w:t xml:space="preserve">distribution of magnitude </w:t>
      </w:r>
      <w:r w:rsidR="00781AB2" w:rsidRPr="00E74FBC">
        <w:rPr>
          <w:rFonts w:ascii="Times New Roman" w:eastAsia="Times New Roman" w:hAnsi="Times New Roman" w:cs="Times New Roman"/>
        </w:rPr>
        <w:t xml:space="preserve">can </w:t>
      </w:r>
      <w:r w:rsidR="00EF40D4" w:rsidRPr="00E74FBC">
        <w:rPr>
          <w:rFonts w:ascii="Times New Roman" w:eastAsia="Times New Roman" w:hAnsi="Times New Roman" w:cs="Times New Roman"/>
        </w:rPr>
        <w:t xml:space="preserve">provide insights into the feeding behaviors of a predator </w:t>
      </w:r>
      <w:r w:rsidR="000A26FC" w:rsidRPr="00E74FBC">
        <w:rPr>
          <w:rFonts w:ascii="Times New Roman" w:eastAsia="Times New Roman" w:hAnsi="Times New Roman" w:cs="Times New Roman"/>
        </w:rPr>
        <w:t xml:space="preserve">based on diet analyses being just a snapshot in time. Specifically, samples where </w:t>
      </w:r>
      <w:r w:rsidR="00D11E9D" w:rsidRPr="00E74FBC">
        <w:rPr>
          <w:rFonts w:ascii="Times New Roman" w:eastAsia="Times New Roman" w:hAnsi="Times New Roman" w:cs="Times New Roman"/>
        </w:rPr>
        <w:t xml:space="preserve">all individuals have similar levels of relative consumption, i.e., low variance, are most likely drawn from </w:t>
      </w:r>
      <w:r w:rsidR="0086167B" w:rsidRPr="00E74FBC">
        <w:rPr>
          <w:rFonts w:ascii="Times New Roman" w:eastAsia="Times New Roman" w:hAnsi="Times New Roman" w:cs="Times New Roman"/>
        </w:rPr>
        <w:t xml:space="preserve">a population which feeds consistently. In contrast, high variances, especially if samples include extreme values </w:t>
      </w:r>
      <w:r w:rsidR="00D551BD" w:rsidRPr="00E74FBC">
        <w:rPr>
          <w:rFonts w:ascii="Times New Roman" w:eastAsia="Times New Roman" w:hAnsi="Times New Roman" w:cs="Times New Roman"/>
        </w:rPr>
        <w:t xml:space="preserve">or frequently empty stomachs, </w:t>
      </w:r>
      <w:r w:rsidR="00382663" w:rsidRPr="00E74FBC">
        <w:rPr>
          <w:rFonts w:ascii="Times New Roman" w:eastAsia="Times New Roman" w:hAnsi="Times New Roman" w:cs="Times New Roman"/>
        </w:rPr>
        <w:t xml:space="preserve">indicate intermittent feeding </w:t>
      </w:r>
      <w:r w:rsidR="00382663"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E74FBC">
        <w:rPr>
          <w:rFonts w:ascii="Times New Roman" w:eastAsia="Times New Roman" w:hAnsi="Times New Roman" w:cs="Times New Roman"/>
        </w:rPr>
        <w:fldChar w:fldCharType="separate"/>
      </w:r>
      <w:r w:rsidR="00382663" w:rsidRPr="00E74FBC">
        <w:rPr>
          <w:rFonts w:ascii="Times New Roman" w:hAnsi="Times New Roman" w:cs="Times New Roman"/>
        </w:rPr>
        <w:t>(</w:t>
      </w:r>
      <w:r w:rsidR="00385057" w:rsidRPr="00E74FBC">
        <w:rPr>
          <w:rFonts w:ascii="Times New Roman" w:hAnsi="Times New Roman" w:cs="Times New Roman"/>
        </w:rPr>
        <w:t xml:space="preserve">see </w:t>
      </w:r>
      <w:r w:rsidR="00382663" w:rsidRPr="00E74FBC">
        <w:rPr>
          <w:rFonts w:ascii="Times New Roman" w:hAnsi="Times New Roman" w:cs="Times New Roman"/>
        </w:rPr>
        <w:t>Arrington et al. 2002; Armstrong and Schindler 2011)</w:t>
      </w:r>
      <w:r w:rsidR="00382663" w:rsidRPr="00E74FBC">
        <w:rPr>
          <w:rFonts w:ascii="Times New Roman" w:eastAsia="Times New Roman" w:hAnsi="Times New Roman" w:cs="Times New Roman"/>
        </w:rPr>
        <w:fldChar w:fldCharType="end"/>
      </w:r>
      <w:r w:rsidR="00385057" w:rsidRPr="00E74FBC">
        <w:rPr>
          <w:rFonts w:ascii="Times New Roman" w:eastAsia="Times New Roman" w:hAnsi="Times New Roman" w:cs="Times New Roman"/>
        </w:rPr>
        <w:t>.</w:t>
      </w:r>
      <w:r w:rsidR="00AB40A0" w:rsidRPr="00E74FBC">
        <w:rPr>
          <w:rFonts w:ascii="Times New Roman" w:eastAsia="Times New Roman" w:hAnsi="Times New Roman" w:cs="Times New Roman"/>
        </w:rPr>
        <w:t xml:space="preserve"> As such, diet analyses are a useful tool for exploring the ecology of species</w:t>
      </w:r>
      <w:r w:rsidR="14635E4E" w:rsidRPr="00E74FBC">
        <w:rPr>
          <w:rFonts w:ascii="Times New Roman" w:eastAsia="Times New Roman" w:hAnsi="Times New Roman" w:cs="Times New Roman"/>
        </w:rPr>
        <w:t xml:space="preserve"> and to</w:t>
      </w:r>
      <w:r w:rsidR="00AB40A0" w:rsidRPr="00E74FBC">
        <w:rPr>
          <w:rFonts w:ascii="Times New Roman" w:eastAsia="Times New Roman" w:hAnsi="Times New Roman" w:cs="Times New Roman"/>
        </w:rPr>
        <w:t xml:space="preserve"> contextualize them with other inhabitants of the same ecosystem.</w:t>
      </w:r>
    </w:p>
    <w:p w14:paraId="20186BDD" w14:textId="21A253D8" w:rsidR="6EEDD490" w:rsidRPr="00E74FBC" w:rsidRDefault="6EEDD490" w:rsidP="007A33B3">
      <w:pPr>
        <w:spacing w:after="0" w:line="480" w:lineRule="auto"/>
        <w:ind w:firstLine="360"/>
        <w:rPr>
          <w:rFonts w:ascii="Times New Roman" w:eastAsia="Times New Roman" w:hAnsi="Times New Roman" w:cs="Times New Roman"/>
        </w:rPr>
      </w:pPr>
      <w:r w:rsidRPr="296A2FDC">
        <w:rPr>
          <w:rFonts w:ascii="Times New Roman" w:eastAsia="Times New Roman" w:hAnsi="Times New Roman" w:cs="Times New Roman"/>
        </w:rPr>
        <w:t>Arctic char</w:t>
      </w:r>
      <w:r w:rsidR="1EEDCC60" w:rsidRPr="296A2FDC">
        <w:rPr>
          <w:rFonts w:ascii="Times New Roman" w:eastAsia="Times New Roman" w:hAnsi="Times New Roman" w:cs="Times New Roman"/>
        </w:rPr>
        <w:t xml:space="preserve"> (</w:t>
      </w:r>
      <w:r w:rsidR="1EEDCC60" w:rsidRPr="296A2FDC">
        <w:rPr>
          <w:rFonts w:ascii="Times New Roman" w:eastAsia="Times New Roman" w:hAnsi="Times New Roman" w:cs="Times New Roman"/>
          <w:i/>
          <w:iCs/>
        </w:rPr>
        <w:t>Salvelinus alpinus</w:t>
      </w:r>
      <w:r w:rsidR="1EEDCC60" w:rsidRPr="296A2FDC">
        <w:rPr>
          <w:rFonts w:ascii="Times New Roman" w:eastAsia="Times New Roman" w:hAnsi="Times New Roman" w:cs="Times New Roman"/>
        </w:rPr>
        <w:t>)</w:t>
      </w:r>
      <w:r w:rsidRPr="296A2FDC">
        <w:rPr>
          <w:rFonts w:ascii="Times New Roman" w:eastAsia="Times New Roman" w:hAnsi="Times New Roman" w:cs="Times New Roman"/>
        </w:rPr>
        <w:t xml:space="preserve"> </w:t>
      </w:r>
      <w:bookmarkStart w:id="56" w:name="_Int_oEN19DWh"/>
      <w:r w:rsidRPr="296A2FDC">
        <w:rPr>
          <w:rFonts w:ascii="Times New Roman" w:eastAsia="Times New Roman" w:hAnsi="Times New Roman" w:cs="Times New Roman"/>
        </w:rPr>
        <w:t>are</w:t>
      </w:r>
      <w:bookmarkEnd w:id="56"/>
      <w:r w:rsidRPr="296A2FDC">
        <w:rPr>
          <w:rFonts w:ascii="Times New Roman" w:eastAsia="Times New Roman" w:hAnsi="Times New Roman" w:cs="Times New Roman"/>
        </w:rPr>
        <w:t xml:space="preserve"> a relatively large</w:t>
      </w:r>
      <w:r w:rsidR="188735FC" w:rsidRPr="296A2FDC">
        <w:rPr>
          <w:rFonts w:ascii="Times New Roman" w:eastAsia="Times New Roman" w:hAnsi="Times New Roman" w:cs="Times New Roman"/>
        </w:rPr>
        <w:t xml:space="preserve"> and mobile</w:t>
      </w:r>
      <w:r w:rsidR="4524DC90" w:rsidRPr="296A2FDC">
        <w:rPr>
          <w:rFonts w:ascii="Times New Roman" w:eastAsia="Times New Roman" w:hAnsi="Times New Roman" w:cs="Times New Roman"/>
        </w:rPr>
        <w:t xml:space="preserve"> pelagic</w:t>
      </w:r>
      <w:r w:rsidR="188735FC" w:rsidRPr="296A2FDC">
        <w:rPr>
          <w:rFonts w:ascii="Times New Roman" w:eastAsia="Times New Roman" w:hAnsi="Times New Roman" w:cs="Times New Roman"/>
        </w:rPr>
        <w:t xml:space="preserve"> migratory fish</w:t>
      </w:r>
      <w:r w:rsidR="572C1B2D" w:rsidRPr="296A2FDC">
        <w:rPr>
          <w:rFonts w:ascii="Times New Roman" w:eastAsia="Times New Roman" w:hAnsi="Times New Roman" w:cs="Times New Roman"/>
        </w:rPr>
        <w:t xml:space="preserve"> that provides an important source of protein to indigenous communities throughout the Arctic</w:t>
      </w:r>
      <w:r w:rsidR="00DC6B86">
        <w:rPr>
          <w:rFonts w:ascii="Times New Roman" w:eastAsia="Times New Roman" w:hAnsi="Times New Roman" w:cs="Times New Roman"/>
        </w:rPr>
        <w:t xml:space="preserve"> </w:t>
      </w:r>
      <w:r w:rsidR="00DC6B86">
        <w:rPr>
          <w:rFonts w:ascii="Times New Roman" w:eastAsia="Times New Roman" w:hAnsi="Times New Roman" w:cs="Times New Roman"/>
        </w:rPr>
        <w:fldChar w:fldCharType="begin"/>
      </w:r>
      <w:r w:rsidR="009B5D6D">
        <w:rPr>
          <w:rFonts w:ascii="Times New Roman" w:eastAsia="Times New Roman" w:hAnsi="Times New Roman" w:cs="Times New Roman"/>
        </w:rPr>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Pr>
          <w:rFonts w:ascii="Times New Roman" w:eastAsia="Times New Roman" w:hAnsi="Times New Roman" w:cs="Times New Roman"/>
        </w:rPr>
        <w:fldChar w:fldCharType="separate"/>
      </w:r>
      <w:r w:rsidR="009B5D6D" w:rsidRPr="009B5D6D">
        <w:rPr>
          <w:rFonts w:ascii="Times New Roman" w:hAnsi="Times New Roman" w:cs="Times New Roman"/>
        </w:rPr>
        <w:t>(Booth and Watts 2007)</w:t>
      </w:r>
      <w:r w:rsidR="00DC6B86">
        <w:rPr>
          <w:rFonts w:ascii="Times New Roman" w:eastAsia="Times New Roman" w:hAnsi="Times New Roman" w:cs="Times New Roman"/>
        </w:rPr>
        <w:fldChar w:fldCharType="end"/>
      </w:r>
      <w:r w:rsidR="24656A0F" w:rsidRPr="296A2FDC">
        <w:rPr>
          <w:rFonts w:ascii="Times New Roman" w:eastAsia="Times New Roman" w:hAnsi="Times New Roman" w:cs="Times New Roman"/>
        </w:rPr>
        <w:t xml:space="preserve">. </w:t>
      </w:r>
      <w:r w:rsidR="0A1E730C" w:rsidRPr="296A2FDC">
        <w:rPr>
          <w:rFonts w:ascii="Times New Roman" w:eastAsia="Times New Roman" w:hAnsi="Times New Roman" w:cs="Times New Roman"/>
        </w:rPr>
        <w:t xml:space="preserve">In addition to </w:t>
      </w:r>
      <w:r w:rsidR="689CA3E2" w:rsidRPr="296A2FDC">
        <w:rPr>
          <w:rFonts w:ascii="Times New Roman" w:eastAsia="Times New Roman" w:hAnsi="Times New Roman" w:cs="Times New Roman"/>
        </w:rPr>
        <w:t>their</w:t>
      </w:r>
      <w:r w:rsidR="0A1E730C" w:rsidRPr="296A2FDC">
        <w:rPr>
          <w:rFonts w:ascii="Times New Roman" w:eastAsia="Times New Roman" w:hAnsi="Times New Roman" w:cs="Times New Roman"/>
        </w:rPr>
        <w:t xml:space="preserve"> migratory capabilities, A</w:t>
      </w:r>
      <w:r w:rsidR="24656A0F" w:rsidRPr="296A2FDC">
        <w:rPr>
          <w:rFonts w:ascii="Times New Roman" w:eastAsia="Times New Roman" w:hAnsi="Times New Roman" w:cs="Times New Roman"/>
        </w:rPr>
        <w:t>rctic char are known to exhibit highly diverse movements and life history patterns</w:t>
      </w:r>
      <w:r w:rsidR="00865797">
        <w:rPr>
          <w:rFonts w:ascii="Times New Roman" w:eastAsia="Times New Roman" w:hAnsi="Times New Roman" w:cs="Times New Roman"/>
        </w:rPr>
        <w:t xml:space="preserve"> </w:t>
      </w:r>
      <w:r w:rsidR="00865797">
        <w:rPr>
          <w:rFonts w:ascii="Times New Roman" w:eastAsia="Times New Roman" w:hAnsi="Times New Roman" w:cs="Times New Roman"/>
        </w:rPr>
        <w:fldChar w:fldCharType="begin"/>
      </w:r>
      <w:r w:rsidR="00865797">
        <w:rPr>
          <w:rFonts w:ascii="Times New Roman" w:eastAsia="Times New Roman" w:hAnsi="Times New Roman" w:cs="Times New Roman"/>
        </w:rPr>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Pr>
          <w:rFonts w:ascii="Times New Roman" w:eastAsia="Times New Roman" w:hAnsi="Times New Roman" w:cs="Times New Roman"/>
        </w:rPr>
        <w:fldChar w:fldCharType="separate"/>
      </w:r>
      <w:r w:rsidR="00865797" w:rsidRPr="00865797">
        <w:rPr>
          <w:rFonts w:ascii="Times New Roman" w:hAnsi="Times New Roman" w:cs="Times New Roman"/>
        </w:rPr>
        <w:t>(Beddow et al. 1998; Jensen and Rikardsen 2008; Moore et al. 2017)</w:t>
      </w:r>
      <w:r w:rsidR="00865797">
        <w:rPr>
          <w:rFonts w:ascii="Times New Roman" w:eastAsia="Times New Roman" w:hAnsi="Times New Roman" w:cs="Times New Roman"/>
        </w:rPr>
        <w:fldChar w:fldCharType="end"/>
      </w:r>
      <w:r w:rsidR="03B7DCA8" w:rsidRPr="296A2FDC">
        <w:rPr>
          <w:rFonts w:ascii="Times New Roman" w:eastAsia="Times New Roman" w:hAnsi="Times New Roman" w:cs="Times New Roman"/>
        </w:rPr>
        <w:t xml:space="preserve">. </w:t>
      </w:r>
      <w:r w:rsidR="633814DA" w:rsidRPr="296A2FDC">
        <w:rPr>
          <w:rFonts w:ascii="Times New Roman" w:eastAsia="Times New Roman" w:hAnsi="Times New Roman" w:cs="Times New Roman"/>
        </w:rPr>
        <w:t>In contrast, sculpin</w:t>
      </w:r>
      <w:r w:rsidR="00C9430C" w:rsidRPr="296A2FDC">
        <w:rPr>
          <w:rFonts w:ascii="Times New Roman" w:eastAsia="Times New Roman" w:hAnsi="Times New Roman" w:cs="Times New Roman"/>
        </w:rPr>
        <w:t>s</w:t>
      </w:r>
      <w:r w:rsidR="633814DA" w:rsidRPr="296A2FDC">
        <w:rPr>
          <w:rFonts w:ascii="Times New Roman" w:eastAsia="Times New Roman" w:hAnsi="Times New Roman" w:cs="Times New Roman"/>
        </w:rPr>
        <w:t xml:space="preserve"> (family </w:t>
      </w:r>
      <w:r w:rsidR="633814DA" w:rsidRPr="00F74B4E">
        <w:rPr>
          <w:rFonts w:ascii="Times New Roman" w:eastAsia="Times New Roman" w:hAnsi="Times New Roman" w:cs="Times New Roman"/>
        </w:rPr>
        <w:t>Cottidae</w:t>
      </w:r>
      <w:r w:rsidR="633814DA" w:rsidRPr="296A2FDC">
        <w:rPr>
          <w:rFonts w:ascii="Times New Roman" w:eastAsia="Times New Roman" w:hAnsi="Times New Roman" w:cs="Times New Roman"/>
        </w:rPr>
        <w:t xml:space="preserve">) </w:t>
      </w:r>
      <w:bookmarkStart w:id="57" w:name="_Int_rFIJdzSH"/>
      <w:r w:rsidR="633814DA" w:rsidRPr="296A2FDC">
        <w:rPr>
          <w:rFonts w:ascii="Times New Roman" w:eastAsia="Times New Roman" w:hAnsi="Times New Roman" w:cs="Times New Roman"/>
        </w:rPr>
        <w:t>are</w:t>
      </w:r>
      <w:bookmarkEnd w:id="57"/>
      <w:r w:rsidR="633814DA" w:rsidRPr="296A2FDC">
        <w:rPr>
          <w:rFonts w:ascii="Times New Roman" w:eastAsia="Times New Roman" w:hAnsi="Times New Roman" w:cs="Times New Roman"/>
        </w:rPr>
        <w:t xml:space="preserve"> small to moderately sized benthic</w:t>
      </w:r>
      <w:r w:rsidR="74E671FE" w:rsidRPr="296A2FDC">
        <w:rPr>
          <w:rFonts w:ascii="Times New Roman" w:eastAsia="Times New Roman" w:hAnsi="Times New Roman" w:cs="Times New Roman"/>
        </w:rPr>
        <w:t xml:space="preserve"> fishes</w:t>
      </w:r>
      <w:r w:rsidR="00141F2D" w:rsidRPr="296A2FDC">
        <w:rPr>
          <w:rFonts w:ascii="Times New Roman" w:eastAsia="Times New Roman" w:hAnsi="Times New Roman" w:cs="Times New Roman"/>
        </w:rPr>
        <w:t xml:space="preserve"> with those of the genus </w:t>
      </w:r>
      <w:r w:rsidR="00141F2D" w:rsidRPr="296A2FDC">
        <w:rPr>
          <w:rFonts w:ascii="Times New Roman" w:eastAsia="Times New Roman" w:hAnsi="Times New Roman" w:cs="Times New Roman"/>
          <w:i/>
          <w:iCs/>
        </w:rPr>
        <w:t>Myoxocephalus</w:t>
      </w:r>
      <w:r w:rsidR="00141F2D" w:rsidRPr="296A2FDC">
        <w:rPr>
          <w:rFonts w:ascii="Times New Roman" w:eastAsia="Times New Roman" w:hAnsi="Times New Roman" w:cs="Times New Roman"/>
        </w:rPr>
        <w:t xml:space="preserve"> </w:t>
      </w:r>
      <w:r w:rsidR="00F434AB" w:rsidRPr="296A2FDC">
        <w:rPr>
          <w:rFonts w:ascii="Times New Roman" w:eastAsia="Times New Roman" w:hAnsi="Times New Roman" w:cs="Times New Roman"/>
        </w:rPr>
        <w:t>being cold</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water</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 xml:space="preserve"> </w:t>
      </w:r>
      <w:r w:rsidR="007D09DB" w:rsidRPr="296A2FDC">
        <w:rPr>
          <w:rFonts w:ascii="Times New Roman" w:eastAsia="Times New Roman" w:hAnsi="Times New Roman" w:cs="Times New Roman"/>
        </w:rPr>
        <w:t xml:space="preserve">Northern </w:t>
      </w:r>
      <w:r w:rsidR="00F434AB" w:rsidRPr="296A2FDC">
        <w:rPr>
          <w:rFonts w:ascii="Times New Roman" w:eastAsia="Times New Roman" w:hAnsi="Times New Roman" w:cs="Times New Roman"/>
        </w:rPr>
        <w:t>temperate-polar fishes</w:t>
      </w:r>
      <w:r w:rsidR="003B5322" w:rsidRPr="296A2FDC">
        <w:rPr>
          <w:rFonts w:ascii="Times New Roman" w:eastAsia="Times New Roman" w:hAnsi="Times New Roman" w:cs="Times New Roman"/>
        </w:rPr>
        <w:t xml:space="preserve"> of primarily marine environments</w:t>
      </w:r>
      <w:r w:rsidR="007D09DB" w:rsidRPr="296A2FDC">
        <w:rPr>
          <w:rFonts w:ascii="Times New Roman" w:eastAsia="Times New Roman" w:hAnsi="Times New Roman" w:cs="Times New Roman"/>
        </w:rPr>
        <w:t xml:space="preserve"> </w:t>
      </w:r>
      <w:r w:rsidRPr="296A2FDC">
        <w:rPr>
          <w:rFonts w:ascii="Times New Roman" w:eastAsia="Times New Roman" w:hAnsi="Times New Roman" w:cs="Times New Roman"/>
        </w:rPr>
        <w:fldChar w:fldCharType="begin"/>
      </w:r>
      <w:r w:rsidRPr="296A2FDC">
        <w:rPr>
          <w:rFonts w:ascii="Times New Roman" w:eastAsia="Times New Roman" w:hAnsi="Times New Roman" w:cs="Times New Roman"/>
        </w:rPr>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296A2FDC">
        <w:rPr>
          <w:rFonts w:ascii="Times New Roman" w:eastAsia="Times New Roman" w:hAnsi="Times New Roman" w:cs="Times New Roman"/>
        </w:rPr>
        <w:fldChar w:fldCharType="separate"/>
      </w:r>
      <w:r w:rsidR="001B7782" w:rsidRPr="296A2FDC">
        <w:rPr>
          <w:rFonts w:ascii="Times New Roman" w:hAnsi="Times New Roman" w:cs="Times New Roman"/>
        </w:rPr>
        <w:t>(Balakirev et al. 2020)</w:t>
      </w:r>
      <w:r w:rsidRPr="296A2FDC">
        <w:rPr>
          <w:rFonts w:ascii="Times New Roman" w:eastAsia="Times New Roman" w:hAnsi="Times New Roman" w:cs="Times New Roman"/>
        </w:rPr>
        <w:fldChar w:fldCharType="end"/>
      </w:r>
      <w:r w:rsidR="74E671FE" w:rsidRPr="296A2FDC">
        <w:rPr>
          <w:rFonts w:ascii="Times New Roman" w:eastAsia="Times New Roman" w:hAnsi="Times New Roman" w:cs="Times New Roman"/>
        </w:rPr>
        <w:t xml:space="preserve">. Sculpin are sit-and-wait ambush foragers </w:t>
      </w:r>
      <w:r w:rsidR="00F74B4E">
        <w:rPr>
          <w:rFonts w:ascii="Times New Roman" w:eastAsia="Times New Roman" w:hAnsi="Times New Roman" w:cs="Times New Roman"/>
        </w:rPr>
        <w:fldChar w:fldCharType="begin"/>
      </w:r>
      <w:r w:rsidR="00F74B4E">
        <w:rPr>
          <w:rFonts w:ascii="Times New Roman" w:eastAsia="Times New Roman" w:hAnsi="Times New Roman" w:cs="Times New Roman"/>
        </w:rPr>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Pr>
          <w:rFonts w:ascii="Times New Roman" w:eastAsia="Times New Roman" w:hAnsi="Times New Roman" w:cs="Times New Roman"/>
        </w:rPr>
        <w:fldChar w:fldCharType="separate"/>
      </w:r>
      <w:r w:rsidR="00F74B4E" w:rsidRPr="00F74B4E">
        <w:rPr>
          <w:rFonts w:ascii="Times New Roman" w:hAnsi="Times New Roman" w:cs="Times New Roman"/>
        </w:rPr>
        <w:t>(Landry et al. 2019)</w:t>
      </w:r>
      <w:r w:rsidR="00F74B4E">
        <w:rPr>
          <w:rFonts w:ascii="Times New Roman" w:eastAsia="Times New Roman" w:hAnsi="Times New Roman" w:cs="Times New Roman"/>
        </w:rPr>
        <w:fldChar w:fldCharType="end"/>
      </w:r>
      <w:r w:rsidR="00733FC1">
        <w:rPr>
          <w:rFonts w:ascii="Times New Roman" w:eastAsia="Times New Roman" w:hAnsi="Times New Roman" w:cs="Times New Roman"/>
        </w:rPr>
        <w:t xml:space="preserve"> </w:t>
      </w:r>
      <w:r w:rsidR="74E671FE" w:rsidRPr="296A2FDC">
        <w:rPr>
          <w:rFonts w:ascii="Times New Roman" w:eastAsia="Times New Roman" w:hAnsi="Times New Roman" w:cs="Times New Roman"/>
        </w:rPr>
        <w:t xml:space="preserve">and </w:t>
      </w:r>
      <w:r w:rsidR="18C02E0B" w:rsidRPr="296A2FDC">
        <w:rPr>
          <w:rFonts w:ascii="Times New Roman" w:eastAsia="Times New Roman" w:hAnsi="Times New Roman" w:cs="Times New Roman"/>
        </w:rPr>
        <w:t>maintain small home ranges in coastal Arctic waters year-round</w:t>
      </w:r>
      <w:r w:rsidR="00733FC1">
        <w:rPr>
          <w:rFonts w:ascii="Times New Roman" w:eastAsia="Times New Roman" w:hAnsi="Times New Roman" w:cs="Times New Roman"/>
        </w:rPr>
        <w:t xml:space="preserve"> </w:t>
      </w:r>
      <w:commentRangeStart w:id="58"/>
      <w:r w:rsidR="00733FC1">
        <w:rPr>
          <w:rFonts w:ascii="Times New Roman" w:eastAsia="Times New Roman" w:hAnsi="Times New Roman" w:cs="Times New Roman"/>
        </w:rPr>
        <w:fldChar w:fldCharType="begin"/>
      </w:r>
      <w:r w:rsidR="00733FC1">
        <w:rPr>
          <w:rFonts w:ascii="Times New Roman" w:eastAsia="Times New Roman" w:hAnsi="Times New Roman" w:cs="Times New Roman"/>
        </w:rPr>
        <w:instrText xml:space="preserve"> ADDIN ZOTERO_ITEM CSL_CITATION {"citationID":"V3AjzOQm","properties":{"formattedCitation":"(Barton et al. 2020; Hermann 2021)","plainCitation":"(Barton et al. 2020; Hermann 2021)","noteIndex":0},"citationItems":[{"id":1931,"uris":["http://zotero.org/users/6698532/items/RFMRFMMQ"],"itemData":{"id":1931,"type":"article-journal","abstract":"The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33FC1">
        <w:rPr>
          <w:rFonts w:ascii="Times New Roman" w:eastAsia="Times New Roman" w:hAnsi="Times New Roman" w:cs="Times New Roman"/>
        </w:rPr>
        <w:fldChar w:fldCharType="separate"/>
      </w:r>
      <w:r w:rsidR="00733FC1" w:rsidRPr="00733FC1">
        <w:rPr>
          <w:rFonts w:ascii="Times New Roman" w:hAnsi="Times New Roman" w:cs="Times New Roman"/>
        </w:rPr>
        <w:t>(Barton et al. 2020; Hermann 2021)</w:t>
      </w:r>
      <w:r w:rsidR="00733FC1">
        <w:rPr>
          <w:rFonts w:ascii="Times New Roman" w:eastAsia="Times New Roman" w:hAnsi="Times New Roman" w:cs="Times New Roman"/>
        </w:rPr>
        <w:fldChar w:fldCharType="end"/>
      </w:r>
      <w:commentRangeEnd w:id="58"/>
      <w:r w:rsidR="00183941">
        <w:rPr>
          <w:rStyle w:val="CommentReference"/>
        </w:rPr>
        <w:commentReference w:id="58"/>
      </w:r>
      <w:r w:rsidR="18C02E0B" w:rsidRPr="296A2FDC">
        <w:rPr>
          <w:rFonts w:ascii="Times New Roman" w:eastAsia="Times New Roman" w:hAnsi="Times New Roman" w:cs="Times New Roman"/>
        </w:rPr>
        <w:t xml:space="preserve">. </w:t>
      </w:r>
      <w:r w:rsidR="65C27542" w:rsidRPr="296A2FDC">
        <w:rPr>
          <w:rFonts w:ascii="Times New Roman" w:eastAsia="Times New Roman" w:hAnsi="Times New Roman" w:cs="Times New Roman"/>
        </w:rPr>
        <w:t>The summer resource pulse</w:t>
      </w:r>
      <w:r w:rsidR="00681DDE" w:rsidRPr="296A2FDC">
        <w:rPr>
          <w:rFonts w:ascii="Times New Roman" w:eastAsia="Times New Roman" w:hAnsi="Times New Roman" w:cs="Times New Roman"/>
        </w:rPr>
        <w:t xml:space="preserve"> occurring with ice-melt</w:t>
      </w:r>
      <w:r w:rsidR="65C27542" w:rsidRPr="296A2FDC">
        <w:rPr>
          <w:rFonts w:ascii="Times New Roman" w:eastAsia="Times New Roman" w:hAnsi="Times New Roman" w:cs="Times New Roman"/>
        </w:rPr>
        <w:t xml:space="preserve"> in Arctic systems provides abundant resources that both species can presumably exploit.</w:t>
      </w:r>
      <w:r w:rsidR="00681DDE" w:rsidRPr="296A2FDC">
        <w:rPr>
          <w:rFonts w:ascii="Times New Roman" w:eastAsia="Times New Roman" w:hAnsi="Times New Roman" w:cs="Times New Roman"/>
        </w:rPr>
        <w:t xml:space="preserve"> </w:t>
      </w:r>
      <w:commentRangeStart w:id="59"/>
      <w:r w:rsidR="00681DDE" w:rsidRPr="296A2FDC">
        <w:rPr>
          <w:rFonts w:ascii="Times New Roman" w:eastAsia="Times New Roman" w:hAnsi="Times New Roman" w:cs="Times New Roman"/>
        </w:rPr>
        <w:t xml:space="preserve">With </w:t>
      </w:r>
      <w:commentRangeEnd w:id="59"/>
      <w:r w:rsidR="00D756A8">
        <w:rPr>
          <w:rStyle w:val="CommentReference"/>
        </w:rPr>
        <w:commentReference w:id="59"/>
      </w:r>
      <w:r w:rsidR="00681DDE" w:rsidRPr="296A2FDC">
        <w:rPr>
          <w:rFonts w:ascii="Times New Roman" w:eastAsia="Times New Roman" w:hAnsi="Times New Roman" w:cs="Times New Roman"/>
        </w:rPr>
        <w:t xml:space="preserve">both Arctic char and </w:t>
      </w:r>
      <w:r w:rsidR="00072D55" w:rsidRPr="296A2FDC">
        <w:rPr>
          <w:rFonts w:ascii="Times New Roman" w:eastAsia="Times New Roman" w:hAnsi="Times New Roman" w:cs="Times New Roman"/>
        </w:rPr>
        <w:t xml:space="preserve">sculpins present within </w:t>
      </w:r>
      <w:r w:rsidR="2196BDDE" w:rsidRPr="296A2FDC">
        <w:rPr>
          <w:rFonts w:ascii="Times New Roman" w:eastAsia="Times New Roman" w:hAnsi="Times New Roman" w:cs="Times New Roman"/>
        </w:rPr>
        <w:t>the</w:t>
      </w:r>
      <w:r w:rsidR="00072D55" w:rsidRPr="296A2FDC">
        <w:rPr>
          <w:rFonts w:ascii="Times New Roman" w:eastAsia="Times New Roman" w:hAnsi="Times New Roman" w:cs="Times New Roman"/>
        </w:rPr>
        <w:t xml:space="preserve"> shared ecosystem</w:t>
      </w:r>
      <w:r w:rsidR="05E56229" w:rsidRPr="296A2FDC">
        <w:rPr>
          <w:rFonts w:ascii="Times New Roman" w:eastAsia="Times New Roman" w:hAnsi="Times New Roman" w:cs="Times New Roman"/>
        </w:rPr>
        <w:t xml:space="preserve"> of</w:t>
      </w:r>
      <w:r w:rsidR="00AF2E44" w:rsidRPr="296A2FDC">
        <w:rPr>
          <w:rFonts w:ascii="Times New Roman" w:eastAsia="Times New Roman" w:hAnsi="Times New Roman" w:cs="Times New Roman"/>
        </w:rPr>
        <w:t xml:space="preserve"> Tremblay Sound</w:t>
      </w:r>
      <w:r w:rsidR="00072D55" w:rsidRPr="296A2FDC">
        <w:rPr>
          <w:rFonts w:ascii="Times New Roman" w:eastAsia="Times New Roman" w:hAnsi="Times New Roman" w:cs="Times New Roman"/>
        </w:rPr>
        <w:t xml:space="preserve">, we sought to use diet analyses to </w:t>
      </w:r>
      <w:r w:rsidR="007727AC" w:rsidRPr="296A2FDC">
        <w:rPr>
          <w:rFonts w:ascii="Times New Roman" w:eastAsia="Times New Roman" w:hAnsi="Times New Roman" w:cs="Times New Roman"/>
        </w:rPr>
        <w:t xml:space="preserve">understand their </w:t>
      </w:r>
      <w:r w:rsidR="00AF6EE9" w:rsidRPr="296A2FDC">
        <w:rPr>
          <w:rFonts w:ascii="Times New Roman" w:eastAsia="Times New Roman" w:hAnsi="Times New Roman" w:cs="Times New Roman"/>
        </w:rPr>
        <w:t>exploitation of this resource pulse. Specifically, the</w:t>
      </w:r>
      <w:r w:rsidR="65C27542" w:rsidRPr="296A2FDC">
        <w:rPr>
          <w:rFonts w:ascii="Times New Roman" w:eastAsia="Times New Roman" w:hAnsi="Times New Roman" w:cs="Times New Roman"/>
        </w:rPr>
        <w:t xml:space="preserve"> objective of this study was to compare the </w:t>
      </w:r>
      <w:r w:rsidR="24675A74" w:rsidRPr="296A2FDC">
        <w:rPr>
          <w:rFonts w:ascii="Times New Roman" w:eastAsia="Times New Roman" w:hAnsi="Times New Roman" w:cs="Times New Roman"/>
        </w:rPr>
        <w:t xml:space="preserve">feeding rates and diet composition of </w:t>
      </w:r>
      <w:r w:rsidR="631E7AD6" w:rsidRPr="296A2FDC">
        <w:rPr>
          <w:rFonts w:ascii="Times New Roman" w:eastAsia="Times New Roman" w:hAnsi="Times New Roman" w:cs="Times New Roman"/>
        </w:rPr>
        <w:t>a resident and migrant fish through the seasonal prey pulse.</w:t>
      </w:r>
      <w:r w:rsidR="00AF2E44" w:rsidRPr="296A2FDC">
        <w:rPr>
          <w:rFonts w:ascii="Times New Roman" w:eastAsia="Times New Roman" w:hAnsi="Times New Roman" w:cs="Times New Roman"/>
        </w:rPr>
        <w:t xml:space="preserve"> We hypothesize that </w:t>
      </w:r>
      <w:del w:id="60" w:author="Nathan Furey" w:date="2023-07-19T23:48:00Z">
        <w:r w:rsidR="00AF2E44" w:rsidRPr="296A2FDC" w:rsidDel="0007092D">
          <w:rPr>
            <w:rFonts w:ascii="Times New Roman" w:eastAsia="Times New Roman" w:hAnsi="Times New Roman" w:cs="Times New Roman"/>
          </w:rPr>
          <w:delText>ou</w:delText>
        </w:r>
        <w:r w:rsidR="002F5B3E" w:rsidRPr="296A2FDC" w:rsidDel="0007092D">
          <w:rPr>
            <w:rFonts w:ascii="Times New Roman" w:eastAsia="Times New Roman" w:hAnsi="Times New Roman" w:cs="Times New Roman"/>
          </w:rPr>
          <w:delText xml:space="preserve">r </w:delText>
        </w:r>
      </w:del>
      <w:ins w:id="61" w:author="Nathan Furey" w:date="2023-07-19T23:48:00Z">
        <w:r w:rsidR="0007092D">
          <w:rPr>
            <w:rFonts w:ascii="Times New Roman" w:eastAsia="Times New Roman" w:hAnsi="Times New Roman" w:cs="Times New Roman"/>
          </w:rPr>
          <w:t>several metrics of</w:t>
        </w:r>
        <w:r w:rsidR="0007092D" w:rsidRPr="296A2FDC">
          <w:rPr>
            <w:rFonts w:ascii="Times New Roman" w:eastAsia="Times New Roman" w:hAnsi="Times New Roman" w:cs="Times New Roman"/>
          </w:rPr>
          <w:t xml:space="preserve"> </w:t>
        </w:r>
      </w:ins>
      <w:r w:rsidR="002F5B3E" w:rsidRPr="296A2FDC">
        <w:rPr>
          <w:rFonts w:ascii="Times New Roman" w:eastAsia="Times New Roman" w:hAnsi="Times New Roman" w:cs="Times New Roman"/>
        </w:rPr>
        <w:t xml:space="preserve">diet </w:t>
      </w:r>
      <w:del w:id="62" w:author="Nathan Furey" w:date="2023-07-19T23:48:00Z">
        <w:r w:rsidR="002F5B3E" w:rsidRPr="296A2FDC" w:rsidDel="0007092D">
          <w:rPr>
            <w:rFonts w:ascii="Times New Roman" w:eastAsia="Times New Roman" w:hAnsi="Times New Roman" w:cs="Times New Roman"/>
          </w:rPr>
          <w:delText xml:space="preserve">observations </w:delText>
        </w:r>
      </w:del>
      <w:ins w:id="63" w:author="Nathan Furey" w:date="2023-07-19T23:48:00Z">
        <w:r w:rsidR="0007092D">
          <w:rPr>
            <w:rFonts w:ascii="Times New Roman" w:eastAsia="Times New Roman" w:hAnsi="Times New Roman" w:cs="Times New Roman"/>
          </w:rPr>
          <w:t>will differ between the migrant Arctic c</w:t>
        </w:r>
      </w:ins>
      <w:ins w:id="64" w:author="Nathan Furey" w:date="2023-07-19T23:49:00Z">
        <w:r w:rsidR="0007092D">
          <w:rPr>
            <w:rFonts w:ascii="Times New Roman" w:eastAsia="Times New Roman" w:hAnsi="Times New Roman" w:cs="Times New Roman"/>
          </w:rPr>
          <w:t>har and resident sculpins</w:t>
        </w:r>
      </w:ins>
      <w:del w:id="65" w:author="Nathan Furey" w:date="2023-07-19T23:49:00Z">
        <w:r w:rsidR="002F5B3E" w:rsidRPr="296A2FDC" w:rsidDel="0007092D">
          <w:rPr>
            <w:rFonts w:ascii="Times New Roman" w:eastAsia="Times New Roman" w:hAnsi="Times New Roman" w:cs="Times New Roman"/>
          </w:rPr>
          <w:delText xml:space="preserve">will reflect the life history characteristics known about both </w:delText>
        </w:r>
        <w:r w:rsidR="00047F8E" w:rsidRPr="296A2FDC" w:rsidDel="0007092D">
          <w:rPr>
            <w:rFonts w:ascii="Times New Roman" w:eastAsia="Times New Roman" w:hAnsi="Times New Roman" w:cs="Times New Roman"/>
          </w:rPr>
          <w:delText>fish taxa</w:delText>
        </w:r>
      </w:del>
      <w:r w:rsidR="00047F8E" w:rsidRPr="296A2FDC">
        <w:rPr>
          <w:rFonts w:ascii="Times New Roman" w:eastAsia="Times New Roman" w:hAnsi="Times New Roman" w:cs="Times New Roman"/>
        </w:rPr>
        <w:t xml:space="preserve">. We predict that while Arctic char will feed on </w:t>
      </w:r>
      <w:r w:rsidR="000F3B28" w:rsidRPr="296A2FDC">
        <w:rPr>
          <w:rFonts w:ascii="Times New Roman" w:eastAsia="Times New Roman" w:hAnsi="Times New Roman" w:cs="Times New Roman"/>
        </w:rPr>
        <w:t xml:space="preserve">energetically dense prey items at consistent rates, sculpins will </w:t>
      </w:r>
      <w:r w:rsidR="002A603E" w:rsidRPr="296A2FDC">
        <w:rPr>
          <w:rFonts w:ascii="Times New Roman" w:eastAsia="Times New Roman" w:hAnsi="Times New Roman" w:cs="Times New Roman"/>
        </w:rPr>
        <w:t>intermittently gorge on a broad, benthic diet.</w:t>
      </w:r>
    </w:p>
    <w:p w14:paraId="13424F1C" w14:textId="10723150" w:rsidR="521CBC1F" w:rsidRPr="00E74FBC" w:rsidRDefault="521CBC1F" w:rsidP="007A33B3">
      <w:pPr>
        <w:spacing w:after="0" w:line="480" w:lineRule="auto"/>
        <w:rPr>
          <w:rFonts w:ascii="Times New Roman" w:eastAsia="Times New Roman" w:hAnsi="Times New Roman" w:cs="Times New Roman"/>
        </w:rPr>
      </w:pPr>
    </w:p>
    <w:p w14:paraId="0FA1E394" w14:textId="3C6D2343" w:rsidR="00484AE9" w:rsidRPr="00E74FBC" w:rsidRDefault="0370CE80" w:rsidP="007A33B3">
      <w:pPr>
        <w:pStyle w:val="Heading1"/>
        <w:spacing w:after="0"/>
      </w:pPr>
      <w:commentRangeStart w:id="66"/>
      <w:r w:rsidRPr="00E74FBC">
        <w:t>Methods</w:t>
      </w:r>
      <w:commentRangeEnd w:id="66"/>
      <w:r w:rsidR="0007092D">
        <w:rPr>
          <w:rStyle w:val="CommentReference"/>
          <w:rFonts w:asciiTheme="minorHAnsi" w:eastAsiaTheme="minorHAnsi" w:hAnsiTheme="minorHAnsi" w:cstheme="minorBidi"/>
          <w:b w:val="0"/>
          <w:bCs w:val="0"/>
        </w:rPr>
        <w:commentReference w:id="66"/>
      </w:r>
    </w:p>
    <w:p w14:paraId="6FAB34D8" w14:textId="158E3F57" w:rsidR="4736811B" w:rsidRPr="00E74FBC" w:rsidRDefault="50726BF8"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Fish were captured in Tremblay Sound, Nunavut, Canada (72.357° N, 81.108° W)</w:t>
      </w:r>
      <w:r w:rsidR="198FAF37" w:rsidRPr="00E74FBC">
        <w:rPr>
          <w:rFonts w:ascii="Times New Roman" w:eastAsia="Times New Roman" w:hAnsi="Times New Roman" w:cs="Times New Roman"/>
        </w:rPr>
        <w:t xml:space="preserve"> in the summers of 2017, 2018, and 2019</w:t>
      </w:r>
      <w:r w:rsidRPr="00E74FBC">
        <w:rPr>
          <w:rFonts w:ascii="Times New Roman" w:eastAsia="Times New Roman" w:hAnsi="Times New Roman" w:cs="Times New Roman"/>
        </w:rPr>
        <w:t>. Arctic char were primarily captured using</w:t>
      </w:r>
      <w:r w:rsidR="27E19F74" w:rsidRPr="00E74FBC">
        <w:rPr>
          <w:rFonts w:ascii="Times New Roman" w:eastAsia="Times New Roman" w:hAnsi="Times New Roman" w:cs="Times New Roman"/>
        </w:rPr>
        <w:t xml:space="preserve"> gillnets with a ~15</w:t>
      </w:r>
      <w:ins w:id="67" w:author="Nathan Furey" w:date="2023-07-19T23:51:00Z">
        <w:r w:rsidR="0007092D">
          <w:rPr>
            <w:rFonts w:ascii="Times New Roman" w:eastAsia="Times New Roman" w:hAnsi="Times New Roman" w:cs="Times New Roman"/>
          </w:rPr>
          <w:t>-</w:t>
        </w:r>
      </w:ins>
      <w:del w:id="68" w:author="Nathan Furey" w:date="2023-07-19T23:51:00Z">
        <w:r w:rsidR="27E19F74" w:rsidRPr="00E74FBC" w:rsidDel="0007092D">
          <w:rPr>
            <w:rFonts w:ascii="Times New Roman" w:eastAsia="Times New Roman" w:hAnsi="Times New Roman" w:cs="Times New Roman"/>
          </w:rPr>
          <w:delText xml:space="preserve"> </w:delText>
        </w:r>
      </w:del>
      <w:r w:rsidR="27E19F74" w:rsidRPr="00E74FBC">
        <w:rPr>
          <w:rFonts w:ascii="Times New Roman" w:eastAsia="Times New Roman" w:hAnsi="Times New Roman" w:cs="Times New Roman"/>
        </w:rPr>
        <w:t xml:space="preserve">cm stretched mesh between </w:t>
      </w:r>
      <w:r w:rsidR="21A04982" w:rsidRPr="00E74FBC">
        <w:rPr>
          <w:rFonts w:ascii="Times New Roman" w:eastAsia="Times New Roman" w:hAnsi="Times New Roman" w:cs="Times New Roman"/>
        </w:rPr>
        <w:t>19 July and 4 September in 2017, 20 July and 28 August 2018, and</w:t>
      </w:r>
      <w:r w:rsidR="653FB333" w:rsidRPr="00E74FBC">
        <w:rPr>
          <w:rFonts w:ascii="Times New Roman" w:eastAsia="Times New Roman" w:hAnsi="Times New Roman" w:cs="Times New Roman"/>
        </w:rPr>
        <w:t xml:space="preserve"> 8 August and 14 August 2019. </w:t>
      </w:r>
      <w:r w:rsidR="24770E92" w:rsidRPr="00E74FBC">
        <w:rPr>
          <w:rFonts w:ascii="Times New Roman" w:eastAsia="Times New Roman" w:hAnsi="Times New Roman" w:cs="Times New Roman"/>
        </w:rPr>
        <w:t xml:space="preserve">Nets were carefully watched during deployment and any fish that hit were immediately removed from the net. </w:t>
      </w:r>
      <w:r w:rsidR="653FB333" w:rsidRPr="00E74FBC">
        <w:rPr>
          <w:rFonts w:ascii="Times New Roman" w:eastAsia="Times New Roman" w:hAnsi="Times New Roman" w:cs="Times New Roman"/>
        </w:rPr>
        <w:t xml:space="preserve">Sculpin species were captured using a fyke net deployed </w:t>
      </w:r>
      <w:r w:rsidR="1356A481" w:rsidRPr="00E74FBC">
        <w:rPr>
          <w:rFonts w:ascii="Times New Roman" w:eastAsia="Times New Roman" w:hAnsi="Times New Roman" w:cs="Times New Roman"/>
        </w:rPr>
        <w:t xml:space="preserve">between 23 July and 26 August 2017, </w:t>
      </w:r>
      <w:r w:rsidR="1041B378" w:rsidRPr="00E74FBC">
        <w:rPr>
          <w:rFonts w:ascii="Times New Roman" w:eastAsia="Times New Roman" w:hAnsi="Times New Roman" w:cs="Times New Roman"/>
        </w:rPr>
        <w:t xml:space="preserve">31 July and 6 September 2018, and 12 August and 21 August 2019. The fyke net was checked at every low </w:t>
      </w:r>
      <w:commentRangeStart w:id="69"/>
      <w:r w:rsidR="1041B378" w:rsidRPr="00E74FBC">
        <w:rPr>
          <w:rFonts w:ascii="Times New Roman" w:eastAsia="Times New Roman" w:hAnsi="Times New Roman" w:cs="Times New Roman"/>
        </w:rPr>
        <w:t>tide</w:t>
      </w:r>
      <w:commentRangeEnd w:id="69"/>
      <w:r w:rsidR="0007092D">
        <w:rPr>
          <w:rStyle w:val="CommentReference"/>
        </w:rPr>
        <w:commentReference w:id="69"/>
      </w:r>
      <w:r w:rsidR="1041B378" w:rsidRPr="00E74FBC">
        <w:rPr>
          <w:rFonts w:ascii="Times New Roman" w:eastAsia="Times New Roman" w:hAnsi="Times New Roman" w:cs="Times New Roman"/>
        </w:rPr>
        <w:t>.</w:t>
      </w:r>
      <w:r w:rsidR="1175DB48" w:rsidRPr="00E74FBC">
        <w:rPr>
          <w:rFonts w:ascii="Times New Roman" w:eastAsia="Times New Roman" w:hAnsi="Times New Roman" w:cs="Times New Roman"/>
        </w:rPr>
        <w:t xml:space="preserve"> </w:t>
      </w:r>
    </w:p>
    <w:p w14:paraId="194D5E0D" w14:textId="6B93046E" w:rsidR="4736811B" w:rsidRPr="00E74FBC" w:rsidRDefault="760BD25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Captured </w:t>
      </w:r>
      <w:r w:rsidR="61774EC1" w:rsidRPr="00E74FBC">
        <w:rPr>
          <w:rFonts w:ascii="Times New Roman" w:eastAsia="Times New Roman" w:hAnsi="Times New Roman" w:cs="Times New Roman"/>
        </w:rPr>
        <w:t>fish were euthanized and were measured for total length (TL) and mass. Additionally, a Fulton’s condition factor</w:t>
      </w:r>
      <w:r w:rsidR="75342688" w:rsidRPr="00E74FBC">
        <w:rPr>
          <w:rFonts w:ascii="Times New Roman" w:eastAsia="Times New Roman" w:hAnsi="Times New Roman" w:cs="Times New Roman"/>
        </w:rPr>
        <w:t xml:space="preserve"> </w:t>
      </w:r>
      <w:r w:rsidR="10AABE23" w:rsidRPr="00E74FBC">
        <w:rPr>
          <w:rFonts w:ascii="Times New Roman" w:eastAsia="Times New Roman" w:hAnsi="Times New Roman" w:cs="Times New Roman"/>
        </w:rPr>
        <w:t>(</w:t>
      </w:r>
      <w:r w:rsidR="10AABE23" w:rsidRPr="00E74FBC">
        <w:rPr>
          <w:rFonts w:ascii="Cambria Math" w:eastAsia="Times New Roman" w:hAnsi="Cambria Math" w:cs="Cambria Math"/>
        </w:rPr>
        <w:t>𝐾</w:t>
      </w:r>
      <w:r w:rsidR="10AABE23" w:rsidRPr="00E74FBC">
        <w:rPr>
          <w:rFonts w:ascii="Times New Roman" w:eastAsia="Times New Roman" w:hAnsi="Times New Roman" w:cs="Times New Roman"/>
        </w:rPr>
        <w:t xml:space="preserve"> = 100</w:t>
      </w:r>
      <w:r w:rsidR="00C9430C" w:rsidRPr="00E74FBC">
        <w:rPr>
          <w:rFonts w:ascii="Times New Roman" w:eastAsia="Times New Roman" w:hAnsi="Times New Roman" w:cs="Times New Roman"/>
        </w:rPr>
        <w:t>*</w:t>
      </w:r>
      <w:r w:rsidR="00C521F1" w:rsidRPr="00E74FBC">
        <w:rPr>
          <w:rFonts w:ascii="Times New Roman" w:eastAsia="Times New Roman" w:hAnsi="Times New Roman" w:cs="Times New Roman"/>
        </w:rPr>
        <w:t>(</w:t>
      </w:r>
      <m:oMath>
        <m:f>
          <m:fPr>
            <m:type m:val="lin"/>
            <m:ctrlPr>
              <w:rPr>
                <w:rFonts w:ascii="Cambria Math" w:eastAsia="Times New Roman" w:hAnsi="Cambria Math" w:cs="Times New Roman"/>
                <w:i/>
              </w:rPr>
            </m:ctrlPr>
          </m:fPr>
          <m:num>
            <m:r>
              <w:rPr>
                <w:rFonts w:ascii="Cambria Math" w:eastAsia="Times New Roman" w:hAnsi="Cambria Math" w:cs="Times New Roman"/>
              </w:rPr>
              <m:t>W</m:t>
            </m:r>
          </m:num>
          <m:den>
            <m:sSup>
              <m:sSupPr>
                <m:ctrlPr>
                  <w:rPr>
                    <w:rFonts w:ascii="Cambria Math" w:eastAsia="Times New Roman" w:hAnsi="Cambria Math" w:cs="Times New Roman"/>
                    <w:i/>
                  </w:rPr>
                </m:ctrlPr>
              </m:sSupPr>
              <m:e>
                <m:r>
                  <w:rPr>
                    <w:rFonts w:ascii="Cambria Math" w:eastAsia="Times New Roman" w:hAnsi="Cambria Math" w:cs="Times New Roman"/>
                  </w:rPr>
                  <m:t>L</m:t>
                </m:r>
              </m:e>
              <m:sup>
                <m:r>
                  <w:rPr>
                    <w:rFonts w:ascii="Cambria Math" w:eastAsia="Times New Roman" w:hAnsi="Cambria Math" w:cs="Times New Roman"/>
                  </w:rPr>
                  <m:t>3</m:t>
                </m:r>
              </m:sup>
            </m:sSup>
          </m:den>
        </m:f>
      </m:oMath>
      <w:r w:rsidR="00C521F1" w:rsidRPr="00E74FBC">
        <w:rPr>
          <w:rFonts w:ascii="Times New Roman" w:eastAsia="Times New Roman" w:hAnsi="Times New Roman" w:cs="Times New Roman"/>
        </w:rPr>
        <w:t>)</w:t>
      </w:r>
      <w:r w:rsidR="10AABE23" w:rsidRPr="00E74FBC">
        <w:rPr>
          <w:rFonts w:ascii="Times New Roman" w:eastAsia="Times New Roman" w:hAnsi="Times New Roman" w:cs="Times New Roman"/>
        </w:rPr>
        <w:t xml:space="preserve">; where W = </w:t>
      </w:r>
      <w:commentRangeStart w:id="70"/>
      <w:r w:rsidR="10AABE23" w:rsidRPr="00E74FBC">
        <w:rPr>
          <w:rFonts w:ascii="Times New Roman" w:eastAsia="Times New Roman" w:hAnsi="Times New Roman" w:cs="Times New Roman"/>
        </w:rPr>
        <w:t xml:space="preserve">weight </w:t>
      </w:r>
      <w:commentRangeEnd w:id="70"/>
      <w:r w:rsidR="00B83D65">
        <w:rPr>
          <w:rStyle w:val="CommentReference"/>
        </w:rPr>
        <w:commentReference w:id="70"/>
      </w:r>
      <w:r w:rsidR="10AABE23" w:rsidRPr="00E74FBC">
        <w:rPr>
          <w:rFonts w:ascii="Times New Roman" w:eastAsia="Times New Roman" w:hAnsi="Times New Roman" w:cs="Times New Roman"/>
        </w:rPr>
        <w:t xml:space="preserve">and L = </w:t>
      </w:r>
      <w:commentRangeStart w:id="71"/>
      <w:r w:rsidR="10AABE23" w:rsidRPr="00E74FBC">
        <w:rPr>
          <w:rFonts w:ascii="Times New Roman" w:eastAsia="Times New Roman" w:hAnsi="Times New Roman" w:cs="Times New Roman"/>
        </w:rPr>
        <w:t>length</w:t>
      </w:r>
      <w:commentRangeEnd w:id="71"/>
      <w:r w:rsidR="00B83D65">
        <w:rPr>
          <w:rStyle w:val="CommentReference"/>
        </w:rPr>
        <w:commentReference w:id="71"/>
      </w:r>
      <w:r w:rsidR="10AABE23" w:rsidRPr="00E74FBC">
        <w:rPr>
          <w:rFonts w:ascii="Times New Roman" w:eastAsia="Times New Roman" w:hAnsi="Times New Roman" w:cs="Times New Roman"/>
        </w:rPr>
        <w:t>;</w:t>
      </w:r>
      <w:r w:rsidR="00733FC1">
        <w:rPr>
          <w:rFonts w:ascii="Times New Roman" w:eastAsia="Times New Roman" w:hAnsi="Times New Roman" w:cs="Times New Roman"/>
        </w:rPr>
        <w:t xml:space="preserve"> </w:t>
      </w:r>
      <w:r w:rsidR="0080327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Pr>
          <w:rFonts w:ascii="Times New Roman" w:eastAsia="Times New Roman" w:hAnsi="Times New Roman" w:cs="Times New Roman"/>
        </w:rPr>
        <w:fldChar w:fldCharType="separate"/>
      </w:r>
      <w:r w:rsidR="004B5E9B" w:rsidRPr="004B5E9B">
        <w:rPr>
          <w:rFonts w:ascii="Times New Roman" w:hAnsi="Times New Roman" w:cs="Times New Roman"/>
        </w:rPr>
        <w:t>Ricker 1975)</w:t>
      </w:r>
      <w:r w:rsidR="00803271">
        <w:rPr>
          <w:rFonts w:ascii="Times New Roman" w:eastAsia="Times New Roman" w:hAnsi="Times New Roman" w:cs="Times New Roman"/>
        </w:rPr>
        <w:fldChar w:fldCharType="end"/>
      </w:r>
      <w:r w:rsidR="10AABE23" w:rsidRPr="00E74FBC">
        <w:rPr>
          <w:rFonts w:ascii="Times New Roman" w:eastAsia="Times New Roman" w:hAnsi="Times New Roman" w:cs="Times New Roman"/>
        </w:rPr>
        <w:t xml:space="preserve"> was calculated for each fish. </w:t>
      </w:r>
      <w:commentRangeStart w:id="72"/>
      <w:r w:rsidR="4E5E683D" w:rsidRPr="00E74FBC">
        <w:rPr>
          <w:rFonts w:ascii="Times New Roman" w:eastAsia="Times New Roman" w:hAnsi="Times New Roman" w:cs="Times New Roman"/>
        </w:rPr>
        <w:t>Measured fish were then dissected and their stomachs were removed</w:t>
      </w:r>
      <w:r w:rsidR="149CD82E" w:rsidRPr="00E74FBC">
        <w:rPr>
          <w:rFonts w:ascii="Times New Roman" w:eastAsia="Times New Roman" w:hAnsi="Times New Roman" w:cs="Times New Roman"/>
        </w:rPr>
        <w:t>.</w:t>
      </w:r>
      <w:r w:rsidR="4FD4A7A6" w:rsidRPr="00E74FBC">
        <w:rPr>
          <w:rFonts w:ascii="Times New Roman" w:eastAsia="Times New Roman" w:hAnsi="Times New Roman" w:cs="Times New Roman"/>
        </w:rPr>
        <w:t xml:space="preserve"> </w:t>
      </w:r>
      <w:r w:rsidR="1BB0F03D" w:rsidRPr="00E74FBC">
        <w:rPr>
          <w:rFonts w:ascii="Times New Roman" w:eastAsia="Times New Roman" w:hAnsi="Times New Roman" w:cs="Times New Roman"/>
        </w:rPr>
        <w:t xml:space="preserve">Multiple </w:t>
      </w:r>
      <w:del w:id="73" w:author="Nathan Furey" w:date="2023-07-19T23:52:00Z">
        <w:r w:rsidR="1BB0F03D" w:rsidRPr="00E74FBC" w:rsidDel="00402B6D">
          <w:rPr>
            <w:rFonts w:ascii="Times New Roman" w:eastAsia="Times New Roman" w:hAnsi="Times New Roman" w:cs="Times New Roman"/>
          </w:rPr>
          <w:delText xml:space="preserve">other </w:delText>
        </w:r>
      </w:del>
      <w:ins w:id="74" w:author="Nathan Furey" w:date="2023-07-19T23:52:00Z">
        <w:r w:rsidR="00402B6D">
          <w:rPr>
            <w:rFonts w:ascii="Times New Roman" w:eastAsia="Times New Roman" w:hAnsi="Times New Roman" w:cs="Times New Roman"/>
          </w:rPr>
          <w:t>M</w:t>
        </w:r>
      </w:ins>
      <w:del w:id="75" w:author="Nathan Furey" w:date="2023-07-19T23:52:00Z">
        <w:r w:rsidR="1BB0F03D" w:rsidRPr="00E74FBC" w:rsidDel="00402B6D">
          <w:rPr>
            <w:rFonts w:ascii="Times New Roman" w:eastAsia="Times New Roman" w:hAnsi="Times New Roman" w:cs="Times New Roman"/>
          </w:rPr>
          <w:delText>m</w:delText>
        </w:r>
      </w:del>
      <w:r w:rsidR="1BB0F03D" w:rsidRPr="00E74FBC">
        <w:rPr>
          <w:rFonts w:ascii="Times New Roman" w:eastAsia="Times New Roman" w:hAnsi="Times New Roman" w:cs="Times New Roman"/>
        </w:rPr>
        <w:t>asses</w:t>
      </w:r>
      <w:ins w:id="76" w:author="Nathan Furey" w:date="2023-07-19T23:52:00Z">
        <w:r w:rsidR="00402B6D">
          <w:rPr>
            <w:rFonts w:ascii="Times New Roman" w:eastAsia="Times New Roman" w:hAnsi="Times New Roman" w:cs="Times New Roman"/>
          </w:rPr>
          <w:t xml:space="preserve"> of other organs</w:t>
        </w:r>
      </w:ins>
      <w:r w:rsidR="1BB0F03D" w:rsidRPr="00E74FBC">
        <w:rPr>
          <w:rFonts w:ascii="Times New Roman" w:eastAsia="Times New Roman" w:hAnsi="Times New Roman" w:cs="Times New Roman"/>
        </w:rPr>
        <w:t xml:space="preserve"> (e.g.,</w:t>
      </w:r>
      <w:r w:rsidR="57FF6E01" w:rsidRPr="00E74FBC">
        <w:rPr>
          <w:rFonts w:ascii="Times New Roman" w:eastAsia="Times New Roman" w:hAnsi="Times New Roman" w:cs="Times New Roman"/>
        </w:rPr>
        <w:t xml:space="preserve"> liver</w:t>
      </w:r>
      <w:del w:id="77" w:author="Nathan Furey" w:date="2023-07-19T23:52:00Z">
        <w:r w:rsidR="57FF6E01" w:rsidRPr="00E74FBC" w:rsidDel="00402B6D">
          <w:rPr>
            <w:rFonts w:ascii="Times New Roman" w:eastAsia="Times New Roman" w:hAnsi="Times New Roman" w:cs="Times New Roman"/>
          </w:rPr>
          <w:delText xml:space="preserve"> mass</w:delText>
        </w:r>
      </w:del>
      <w:r w:rsidR="57FF6E01" w:rsidRPr="00E74FBC">
        <w:rPr>
          <w:rFonts w:ascii="Times New Roman" w:eastAsia="Times New Roman" w:hAnsi="Times New Roman" w:cs="Times New Roman"/>
        </w:rPr>
        <w:t>, heart</w:t>
      </w:r>
      <w:del w:id="78" w:author="Nathan Furey" w:date="2023-07-19T23:52:00Z">
        <w:r w:rsidR="57FF6E01" w:rsidRPr="00E74FBC" w:rsidDel="00402B6D">
          <w:rPr>
            <w:rFonts w:ascii="Times New Roman" w:eastAsia="Times New Roman" w:hAnsi="Times New Roman" w:cs="Times New Roman"/>
          </w:rPr>
          <w:delText xml:space="preserve"> mass</w:delText>
        </w:r>
      </w:del>
      <w:r w:rsidR="57FF6E01" w:rsidRPr="00E74FBC">
        <w:rPr>
          <w:rFonts w:ascii="Times New Roman" w:eastAsia="Times New Roman" w:hAnsi="Times New Roman" w:cs="Times New Roman"/>
        </w:rPr>
        <w:t xml:space="preserve">, </w:t>
      </w:r>
      <w:ins w:id="79" w:author="Nathan Furey" w:date="2023-07-19T23:52:00Z">
        <w:r w:rsidR="00402B6D">
          <w:rPr>
            <w:rFonts w:ascii="Times New Roman" w:eastAsia="Times New Roman" w:hAnsi="Times New Roman" w:cs="Times New Roman"/>
          </w:rPr>
          <w:t xml:space="preserve">and </w:t>
        </w:r>
      </w:ins>
      <w:r w:rsidR="57FF6E01" w:rsidRPr="00E74FBC">
        <w:rPr>
          <w:rFonts w:ascii="Times New Roman" w:eastAsia="Times New Roman" w:hAnsi="Times New Roman" w:cs="Times New Roman"/>
        </w:rPr>
        <w:t>gonad</w:t>
      </w:r>
      <w:ins w:id="80" w:author="Nathan Furey" w:date="2023-07-19T23:52:00Z">
        <w:r w:rsidR="00402B6D">
          <w:rPr>
            <w:rFonts w:ascii="Times New Roman" w:eastAsia="Times New Roman" w:hAnsi="Times New Roman" w:cs="Times New Roman"/>
          </w:rPr>
          <w:t>s</w:t>
        </w:r>
      </w:ins>
      <w:del w:id="81" w:author="Nathan Furey" w:date="2023-07-19T23:52:00Z">
        <w:r w:rsidR="57FF6E01" w:rsidRPr="00E74FBC" w:rsidDel="00402B6D">
          <w:rPr>
            <w:rFonts w:ascii="Times New Roman" w:eastAsia="Times New Roman" w:hAnsi="Times New Roman" w:cs="Times New Roman"/>
          </w:rPr>
          <w:delText xml:space="preserve"> mass</w:delText>
        </w:r>
      </w:del>
      <w:r w:rsidR="57FF6E01" w:rsidRPr="00E74FBC">
        <w:rPr>
          <w:rFonts w:ascii="Times New Roman" w:eastAsia="Times New Roman" w:hAnsi="Times New Roman" w:cs="Times New Roman"/>
        </w:rPr>
        <w:t>)</w:t>
      </w:r>
      <w:r w:rsidR="1BB0F03D" w:rsidRPr="00E74FBC">
        <w:rPr>
          <w:rFonts w:ascii="Times New Roman" w:eastAsia="Times New Roman" w:hAnsi="Times New Roman" w:cs="Times New Roman"/>
        </w:rPr>
        <w:t xml:space="preserve"> were </w:t>
      </w:r>
      <w:del w:id="82" w:author="Nathan Furey" w:date="2023-07-19T23:52:00Z">
        <w:r w:rsidR="1BB0F03D" w:rsidRPr="00E74FBC" w:rsidDel="00402B6D">
          <w:rPr>
            <w:rFonts w:ascii="Times New Roman" w:eastAsia="Times New Roman" w:hAnsi="Times New Roman" w:cs="Times New Roman"/>
          </w:rPr>
          <w:delText xml:space="preserve">taken </w:delText>
        </w:r>
      </w:del>
      <w:ins w:id="83" w:author="Nathan Furey" w:date="2023-07-19T23:52:00Z">
        <w:r w:rsidR="00402B6D">
          <w:rPr>
            <w:rFonts w:ascii="Times New Roman" w:eastAsia="Times New Roman" w:hAnsi="Times New Roman" w:cs="Times New Roman"/>
          </w:rPr>
          <w:t>measured</w:t>
        </w:r>
        <w:r w:rsidR="00402B6D" w:rsidRPr="00E74FBC">
          <w:rPr>
            <w:rFonts w:ascii="Times New Roman" w:eastAsia="Times New Roman" w:hAnsi="Times New Roman" w:cs="Times New Roman"/>
          </w:rPr>
          <w:t xml:space="preserve"> </w:t>
        </w:r>
      </w:ins>
      <w:r w:rsidR="1BB0F03D" w:rsidRPr="00E74FBC">
        <w:rPr>
          <w:rFonts w:ascii="Times New Roman" w:eastAsia="Times New Roman" w:hAnsi="Times New Roman" w:cs="Times New Roman"/>
        </w:rPr>
        <w:t xml:space="preserve">to calculate biological indices </w:t>
      </w:r>
      <w:r w:rsidR="676D845D" w:rsidRPr="00E74FBC">
        <w:rPr>
          <w:rFonts w:ascii="Times New Roman" w:eastAsia="Times New Roman" w:hAnsi="Times New Roman" w:cs="Times New Roman"/>
        </w:rPr>
        <w:t xml:space="preserve">(i.e., hepatosomatic index and gonadosomatic index) </w:t>
      </w:r>
      <w:r w:rsidR="1BB0F03D" w:rsidRPr="00E74FBC">
        <w:rPr>
          <w:rFonts w:ascii="Times New Roman" w:eastAsia="Times New Roman" w:hAnsi="Times New Roman" w:cs="Times New Roman"/>
        </w:rPr>
        <w:t xml:space="preserve">and for use in other projects. </w:t>
      </w:r>
      <w:commentRangeEnd w:id="72"/>
      <w:r w:rsidR="00402B6D">
        <w:rPr>
          <w:rStyle w:val="CommentReference"/>
        </w:rPr>
        <w:commentReference w:id="72"/>
      </w:r>
      <w:r w:rsidR="4FD4A7A6" w:rsidRPr="00E74FBC">
        <w:rPr>
          <w:rFonts w:ascii="Times New Roman" w:eastAsia="Times New Roman" w:hAnsi="Times New Roman" w:cs="Times New Roman"/>
        </w:rPr>
        <w:t>In 2017, stomach contents were picked at the field site without a microscope</w:t>
      </w:r>
      <w:r w:rsidR="014F36BE" w:rsidRPr="00E74FBC">
        <w:rPr>
          <w:rFonts w:ascii="Times New Roman" w:eastAsia="Times New Roman" w:hAnsi="Times New Roman" w:cs="Times New Roman"/>
        </w:rPr>
        <w:t xml:space="preserve"> and were not weighed</w:t>
      </w:r>
      <w:r w:rsidR="4FD4A7A6" w:rsidRPr="00E74FBC">
        <w:rPr>
          <w:rFonts w:ascii="Times New Roman" w:eastAsia="Times New Roman" w:hAnsi="Times New Roman" w:cs="Times New Roman"/>
        </w:rPr>
        <w:t>.</w:t>
      </w:r>
      <w:r w:rsidR="149CD82E" w:rsidRPr="00E74FBC">
        <w:rPr>
          <w:rFonts w:ascii="Times New Roman" w:eastAsia="Times New Roman" w:hAnsi="Times New Roman" w:cs="Times New Roman"/>
        </w:rPr>
        <w:t xml:space="preserve"> </w:t>
      </w:r>
      <w:r w:rsidR="1FC51791" w:rsidRPr="00E74FBC">
        <w:rPr>
          <w:rFonts w:ascii="Times New Roman" w:eastAsia="Times New Roman" w:hAnsi="Times New Roman" w:cs="Times New Roman"/>
        </w:rPr>
        <w:t>In 2018, stomachs were weighed in the field, frozen, and shipped whole to the University of Windsor for storage.</w:t>
      </w:r>
      <w:r w:rsidR="7A883B1F" w:rsidRPr="00E74FBC">
        <w:rPr>
          <w:rFonts w:ascii="Times New Roman" w:eastAsia="Times New Roman" w:hAnsi="Times New Roman" w:cs="Times New Roman"/>
        </w:rPr>
        <w:t xml:space="preserve"> One 2018 char sample was not relocated after shipping.</w:t>
      </w:r>
      <w:r w:rsidR="1FC51791" w:rsidRPr="00E74FBC">
        <w:rPr>
          <w:rFonts w:ascii="Times New Roman" w:eastAsia="Times New Roman" w:hAnsi="Times New Roman" w:cs="Times New Roman"/>
        </w:rPr>
        <w:t xml:space="preserve"> In 2019, stomach content</w:t>
      </w:r>
      <w:r w:rsidR="74F0F9B5" w:rsidRPr="00E74FBC">
        <w:rPr>
          <w:rFonts w:ascii="Times New Roman" w:eastAsia="Times New Roman" w:hAnsi="Times New Roman" w:cs="Times New Roman"/>
        </w:rPr>
        <w:t>s were removed from the stomach, weighed, frozen, and were eventually shipped to the University of New Hampshire.</w:t>
      </w:r>
      <w:r w:rsidR="225479A6" w:rsidRPr="00E74FBC">
        <w:rPr>
          <w:rFonts w:ascii="Times New Roman" w:eastAsia="Times New Roman" w:hAnsi="Times New Roman" w:cs="Times New Roman"/>
        </w:rPr>
        <w:t xml:space="preserve"> Empty stomachs were weighed and discarded in 2019.</w:t>
      </w:r>
      <w:r w:rsidR="74F0F9B5" w:rsidRPr="00E74FBC">
        <w:rPr>
          <w:rFonts w:ascii="Times New Roman" w:eastAsia="Times New Roman" w:hAnsi="Times New Roman" w:cs="Times New Roman"/>
        </w:rPr>
        <w:t xml:space="preserve"> </w:t>
      </w:r>
      <w:r w:rsidR="27F7DE99" w:rsidRPr="00E74FBC">
        <w:rPr>
          <w:rFonts w:ascii="Times New Roman" w:eastAsia="Times New Roman" w:hAnsi="Times New Roman" w:cs="Times New Roman"/>
        </w:rPr>
        <w:t>All capture and dissection methods were approved by the University of Windsor (AUPP: #17-12) and the University of New Hampshire</w:t>
      </w:r>
      <w:r w:rsidR="58C145DC" w:rsidRPr="00E74FBC">
        <w:rPr>
          <w:rFonts w:ascii="Times New Roman" w:eastAsia="Times New Roman" w:hAnsi="Times New Roman" w:cs="Times New Roman"/>
        </w:rPr>
        <w:t xml:space="preserve"> (IACUC:</w:t>
      </w:r>
      <w:ins w:id="84" w:author="Nathan Furey" w:date="2023-07-19T23:53:00Z">
        <w:r w:rsidR="00402B6D">
          <w:rPr>
            <w:rFonts w:ascii="Times New Roman" w:eastAsia="Times New Roman" w:hAnsi="Times New Roman" w:cs="Times New Roman"/>
          </w:rPr>
          <w:t xml:space="preserve"> </w:t>
        </w:r>
      </w:ins>
      <w:r w:rsidR="58C145DC" w:rsidRPr="00E74FBC">
        <w:rPr>
          <w:rFonts w:ascii="Times New Roman" w:eastAsia="Times New Roman" w:hAnsi="Times New Roman" w:cs="Times New Roman"/>
        </w:rPr>
        <w:t>#180602).</w:t>
      </w:r>
      <w:r w:rsidR="616FD2A3" w:rsidRPr="00E74FBC">
        <w:rPr>
          <w:rFonts w:ascii="Times New Roman" w:eastAsia="Times New Roman" w:hAnsi="Times New Roman" w:cs="Times New Roman"/>
        </w:rPr>
        <w:t xml:space="preserve"> </w:t>
      </w:r>
      <w:r w:rsidR="580FE8BE" w:rsidRPr="00E74FBC">
        <w:rPr>
          <w:rFonts w:ascii="Times New Roman" w:eastAsia="Times New Roman" w:hAnsi="Times New Roman" w:cs="Times New Roman"/>
        </w:rPr>
        <w:t>Sampling protocols also followed a quota set by the local Pond Inlet Hunters and Trappers Organization, which defined the maximum number of individuals that could be sacrificed for dissection.</w:t>
      </w:r>
    </w:p>
    <w:p w14:paraId="2F303358" w14:textId="5E8803D7" w:rsidR="4736811B" w:rsidRPr="00E74FBC" w:rsidRDefault="3CD2D672" w:rsidP="007A33B3">
      <w:pPr>
        <w:spacing w:after="0" w:line="480" w:lineRule="auto"/>
        <w:ind w:firstLine="720"/>
        <w:rPr>
          <w:rFonts w:ascii="Times New Roman" w:eastAsia="Times New Roman" w:hAnsi="Times New Roman" w:cs="Times New Roman"/>
        </w:rPr>
      </w:pPr>
      <w:del w:id="85" w:author="Nathan Furey" w:date="2023-07-19T23:54:00Z">
        <w:r w:rsidRPr="00E74FBC" w:rsidDel="00402B6D">
          <w:rPr>
            <w:rFonts w:ascii="Times New Roman" w:eastAsia="Times New Roman" w:hAnsi="Times New Roman" w:cs="Times New Roman"/>
          </w:rPr>
          <w:delText>After the 2018 and 2019 field seasons, s</w:delText>
        </w:r>
      </w:del>
      <w:ins w:id="86" w:author="Nathan Furey" w:date="2023-07-19T23:54:00Z">
        <w:r w:rsidR="00402B6D">
          <w:rPr>
            <w:rFonts w:ascii="Times New Roman" w:eastAsia="Times New Roman" w:hAnsi="Times New Roman" w:cs="Times New Roman"/>
          </w:rPr>
          <w:t>S</w:t>
        </w:r>
      </w:ins>
      <w:r w:rsidRPr="00E74FBC">
        <w:rPr>
          <w:rFonts w:ascii="Times New Roman" w:eastAsia="Times New Roman" w:hAnsi="Times New Roman" w:cs="Times New Roman"/>
        </w:rPr>
        <w:t xml:space="preserve">tomach contents </w:t>
      </w:r>
      <w:ins w:id="87" w:author="Nathan Furey" w:date="2023-07-19T23:54:00Z">
        <w:r w:rsidR="00402B6D">
          <w:rPr>
            <w:rFonts w:ascii="Times New Roman" w:eastAsia="Times New Roman" w:hAnsi="Times New Roman" w:cs="Times New Roman"/>
          </w:rPr>
          <w:t xml:space="preserve">from 2018 and 2019 field seasons </w:t>
        </w:r>
      </w:ins>
      <w:r w:rsidRPr="00E74FBC">
        <w:rPr>
          <w:rFonts w:ascii="Times New Roman" w:eastAsia="Times New Roman" w:hAnsi="Times New Roman" w:cs="Times New Roman"/>
        </w:rPr>
        <w:t>were</w:t>
      </w:r>
      <w:r w:rsidR="5A3FC6E5" w:rsidRPr="00E74FBC">
        <w:rPr>
          <w:rFonts w:ascii="Times New Roman" w:eastAsia="Times New Roman" w:hAnsi="Times New Roman" w:cs="Times New Roman"/>
        </w:rPr>
        <w:t xml:space="preserve"> thawed in the lab for further investigation. </w:t>
      </w:r>
      <w:r w:rsidR="13CD782C" w:rsidRPr="00E74FBC">
        <w:rPr>
          <w:rFonts w:ascii="Times New Roman" w:eastAsia="Times New Roman" w:hAnsi="Times New Roman" w:cs="Times New Roman"/>
        </w:rPr>
        <w:t>Except for three char</w:t>
      </w:r>
      <w:r w:rsidR="67C217D9" w:rsidRPr="00E74FBC">
        <w:rPr>
          <w:rFonts w:ascii="Times New Roman" w:eastAsia="Times New Roman" w:hAnsi="Times New Roman" w:cs="Times New Roman"/>
        </w:rPr>
        <w:t xml:space="preserve"> (empty stomach</w:t>
      </w:r>
      <w:ins w:id="88" w:author="Nathan Furey" w:date="2023-07-19T23:54:00Z">
        <w:r w:rsidR="00402B6D">
          <w:rPr>
            <w:rFonts w:ascii="Times New Roman" w:eastAsia="Times New Roman" w:hAnsi="Times New Roman" w:cs="Times New Roman"/>
          </w:rPr>
          <w:t>s</w:t>
        </w:r>
      </w:ins>
      <w:r w:rsidR="67C217D9" w:rsidRPr="00E74FBC">
        <w:rPr>
          <w:rFonts w:ascii="Times New Roman" w:eastAsia="Times New Roman" w:hAnsi="Times New Roman" w:cs="Times New Roman"/>
        </w:rPr>
        <w:t xml:space="preserve"> disposed of in the field)</w:t>
      </w:r>
      <w:r w:rsidR="13CD782C" w:rsidRPr="00E74FBC">
        <w:rPr>
          <w:rFonts w:ascii="Times New Roman" w:eastAsia="Times New Roman" w:hAnsi="Times New Roman" w:cs="Times New Roman"/>
        </w:rPr>
        <w:t>, all empt</w:t>
      </w:r>
      <w:r w:rsidR="1E1CE90D" w:rsidRPr="00E74FBC">
        <w:rPr>
          <w:rFonts w:ascii="Times New Roman" w:eastAsia="Times New Roman" w:hAnsi="Times New Roman" w:cs="Times New Roman"/>
        </w:rPr>
        <w:t>ied</w:t>
      </w:r>
      <w:r w:rsidR="13CD782C" w:rsidRPr="00E74FBC">
        <w:rPr>
          <w:rFonts w:ascii="Times New Roman" w:eastAsia="Times New Roman" w:hAnsi="Times New Roman" w:cs="Times New Roman"/>
        </w:rPr>
        <w:t xml:space="preserve"> stomachs from </w:t>
      </w:r>
      <w:commentRangeStart w:id="89"/>
      <w:r w:rsidR="13CD782C" w:rsidRPr="00E74FBC">
        <w:rPr>
          <w:rFonts w:ascii="Times New Roman" w:eastAsia="Times New Roman" w:hAnsi="Times New Roman" w:cs="Times New Roman"/>
        </w:rPr>
        <w:t xml:space="preserve">2018 </w:t>
      </w:r>
      <w:commentRangeEnd w:id="89"/>
      <w:r w:rsidR="00402B6D">
        <w:rPr>
          <w:rStyle w:val="CommentReference"/>
        </w:rPr>
        <w:commentReference w:id="89"/>
      </w:r>
      <w:r w:rsidR="46765E32" w:rsidRPr="00E74FBC">
        <w:rPr>
          <w:rFonts w:ascii="Times New Roman" w:eastAsia="Times New Roman" w:hAnsi="Times New Roman" w:cs="Times New Roman"/>
        </w:rPr>
        <w:t>fish</w:t>
      </w:r>
      <w:r w:rsidR="13CD782C" w:rsidRPr="00E74FBC">
        <w:rPr>
          <w:rFonts w:ascii="Times New Roman" w:eastAsia="Times New Roman" w:hAnsi="Times New Roman" w:cs="Times New Roman"/>
        </w:rPr>
        <w:t xml:space="preserve"> were weighed in the lab. </w:t>
      </w:r>
      <w:r w:rsidR="35A7DF83" w:rsidRPr="00E74FBC">
        <w:rPr>
          <w:rFonts w:ascii="Times New Roman" w:eastAsia="Times New Roman" w:hAnsi="Times New Roman" w:cs="Times New Roman"/>
        </w:rPr>
        <w:t xml:space="preserve">A collective stomach content mass was then measured for each fish. </w:t>
      </w:r>
      <w:r w:rsidR="13CD782C" w:rsidRPr="00E74FBC">
        <w:rPr>
          <w:rFonts w:ascii="Times New Roman" w:eastAsia="Times New Roman" w:hAnsi="Times New Roman" w:cs="Times New Roman"/>
        </w:rPr>
        <w:t xml:space="preserve"> </w:t>
      </w:r>
      <w:r w:rsidR="4B66C9FD" w:rsidRPr="00E74FBC">
        <w:rPr>
          <w:rFonts w:ascii="Times New Roman" w:eastAsia="Times New Roman" w:hAnsi="Times New Roman" w:cs="Times New Roman"/>
        </w:rPr>
        <w:t>Diet items were then sorted to the lowest taxonomic level</w:t>
      </w:r>
      <w:r w:rsidR="791023E4" w:rsidRPr="00E74FBC">
        <w:rPr>
          <w:rFonts w:ascii="Times New Roman" w:eastAsia="Times New Roman" w:hAnsi="Times New Roman" w:cs="Times New Roman"/>
        </w:rPr>
        <w:t xml:space="preserve"> using a dissecting microscope</w:t>
      </w:r>
      <w:r w:rsidR="4B66C9FD" w:rsidRPr="00E74FBC">
        <w:rPr>
          <w:rFonts w:ascii="Times New Roman" w:eastAsia="Times New Roman" w:hAnsi="Times New Roman" w:cs="Times New Roman"/>
        </w:rPr>
        <w:t>, and each taxa present was enumerated and massed.</w:t>
      </w:r>
      <w:r w:rsidR="43FF711A" w:rsidRPr="00E74FBC">
        <w:rPr>
          <w:rFonts w:ascii="Times New Roman" w:eastAsia="Times New Roman" w:hAnsi="Times New Roman" w:cs="Times New Roman"/>
        </w:rPr>
        <w:t xml:space="preserve"> </w:t>
      </w:r>
      <w:commentRangeStart w:id="90"/>
      <w:r w:rsidR="43FF711A" w:rsidRPr="00E74FBC">
        <w:rPr>
          <w:rFonts w:ascii="Times New Roman" w:eastAsia="Times New Roman" w:hAnsi="Times New Roman" w:cs="Times New Roman"/>
        </w:rPr>
        <w:t>Stomach</w:t>
      </w:r>
      <w:r w:rsidR="2B3164B0" w:rsidRPr="00E74FBC">
        <w:rPr>
          <w:rFonts w:ascii="Times New Roman" w:eastAsia="Times New Roman" w:hAnsi="Times New Roman" w:cs="Times New Roman"/>
        </w:rPr>
        <w:t xml:space="preserve"> contents</w:t>
      </w:r>
      <w:r w:rsidR="43FF711A" w:rsidRPr="00E74FBC">
        <w:rPr>
          <w:rFonts w:ascii="Times New Roman" w:eastAsia="Times New Roman" w:hAnsi="Times New Roman" w:cs="Times New Roman"/>
        </w:rPr>
        <w:t xml:space="preserve"> from 2017 </w:t>
      </w:r>
      <w:r w:rsidR="43FF711A" w:rsidRPr="00E74FBC">
        <w:rPr>
          <w:rFonts w:ascii="Times New Roman" w:eastAsia="Times New Roman" w:hAnsi="Times New Roman" w:cs="Times New Roman"/>
        </w:rPr>
        <w:lastRenderedPageBreak/>
        <w:t>were sorted in the field without a microscope, and</w:t>
      </w:r>
      <w:r w:rsidR="14E58DCE" w:rsidRPr="00E74FBC">
        <w:rPr>
          <w:rFonts w:ascii="Times New Roman" w:eastAsia="Times New Roman" w:hAnsi="Times New Roman" w:cs="Times New Roman"/>
        </w:rPr>
        <w:t xml:space="preserve"> the counts and masses of diet items were taken opportunistically. </w:t>
      </w:r>
      <w:commentRangeEnd w:id="90"/>
      <w:r w:rsidR="00402B6D">
        <w:rPr>
          <w:rStyle w:val="CommentReference"/>
        </w:rPr>
        <w:commentReference w:id="90"/>
      </w:r>
    </w:p>
    <w:p w14:paraId="055B8379" w14:textId="33042270" w:rsidR="00472F1A" w:rsidRPr="00471A69" w:rsidRDefault="2BB49630"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Diet composition was assessed using </w:t>
      </w:r>
      <w:del w:id="91" w:author="Nathan Furey" w:date="2023-07-19T23:55:00Z">
        <w:r w:rsidRPr="00E74FBC" w:rsidDel="00402B6D">
          <w:rPr>
            <w:rFonts w:ascii="Times New Roman" w:eastAsia="Times New Roman" w:hAnsi="Times New Roman" w:cs="Times New Roman"/>
          </w:rPr>
          <w:delText xml:space="preserve">the </w:delText>
        </w:r>
      </w:del>
      <w:r w:rsidRPr="00E74FBC">
        <w:rPr>
          <w:rFonts w:ascii="Times New Roman" w:eastAsia="Times New Roman" w:hAnsi="Times New Roman" w:cs="Times New Roman"/>
        </w:rPr>
        <w:t>frequency of occurrence (FOO</w:t>
      </w:r>
      <w:ins w:id="92" w:author="Nathan Furey" w:date="2023-07-19T23:55:00Z">
        <w:r w:rsidR="00402B6D">
          <w:rPr>
            <w:rFonts w:ascii="Times New Roman" w:eastAsia="Times New Roman" w:hAnsi="Times New Roman" w:cs="Times New Roman"/>
          </w:rPr>
          <w:t>;</w:t>
        </w:r>
      </w:ins>
      <w:del w:id="93" w:author="Nathan Furey" w:date="2023-07-19T23:55:00Z">
        <w:r w:rsidRPr="00E74FBC" w:rsidDel="00402B6D">
          <w:rPr>
            <w:rFonts w:ascii="Times New Roman" w:eastAsia="Times New Roman" w:hAnsi="Times New Roman" w:cs="Times New Roman"/>
          </w:rPr>
          <w:delText>)</w:delText>
        </w:r>
      </w:del>
      <w:r w:rsidRPr="00E74FBC">
        <w:rPr>
          <w:rFonts w:ascii="Times New Roman" w:eastAsia="Times New Roman" w:hAnsi="Times New Roman" w:cs="Times New Roman"/>
        </w:rPr>
        <w:t xml:space="preserve"> </w:t>
      </w:r>
      <w:del w:id="94" w:author="Nathan Furey" w:date="2023-07-19T23:55:00Z">
        <w:r w:rsidRPr="00E74FBC" w:rsidDel="00402B6D">
          <w:rPr>
            <w:rFonts w:ascii="Times New Roman" w:eastAsia="Times New Roman" w:hAnsi="Times New Roman" w:cs="Times New Roman"/>
          </w:rPr>
          <w:delText>metric</w:delText>
        </w:r>
        <w:r w:rsidR="0AF0EBDF" w:rsidRPr="00E74FBC" w:rsidDel="00402B6D">
          <w:rPr>
            <w:rFonts w:ascii="Times New Roman" w:eastAsia="Times New Roman" w:hAnsi="Times New Roman" w:cs="Times New Roman"/>
          </w:rPr>
          <w:delText xml:space="preserve"> </w:delText>
        </w:r>
      </w:del>
      <w:r w:rsidR="003F7136"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E74FBC">
        <w:rPr>
          <w:rFonts w:ascii="Times New Roman" w:eastAsia="Times New Roman" w:hAnsi="Times New Roman" w:cs="Times New Roman"/>
        </w:rPr>
        <w:fldChar w:fldCharType="separate"/>
      </w:r>
      <w:ins w:id="95" w:author="Nathan Furey" w:date="2023-07-19T23:55:00Z">
        <w:r w:rsidR="00402B6D">
          <w:rPr>
            <w:rFonts w:ascii="Times New Roman" w:hAnsi="Times New Roman" w:cs="Times New Roman"/>
          </w:rPr>
          <w:t xml:space="preserve"> </w:t>
        </w:r>
      </w:ins>
      <w:del w:id="96" w:author="Nathan Furey" w:date="2023-07-19T23:55:00Z">
        <w:r w:rsidR="00697D4C" w:rsidRPr="00697D4C" w:rsidDel="00402B6D">
          <w:rPr>
            <w:rFonts w:ascii="Times New Roman" w:hAnsi="Times New Roman" w:cs="Times New Roman"/>
          </w:rPr>
          <w:delText>(</w:delText>
        </w:r>
      </w:del>
      <w:r w:rsidR="00697D4C" w:rsidRPr="00697D4C">
        <w:rPr>
          <w:rFonts w:ascii="Times New Roman" w:hAnsi="Times New Roman" w:cs="Times New Roman"/>
        </w:rPr>
        <w:t>Garvey and Chipps 2013)</w:t>
      </w:r>
      <w:r w:rsidR="003F7136" w:rsidRPr="00E74FBC">
        <w:rPr>
          <w:rFonts w:ascii="Times New Roman" w:eastAsia="Times New Roman" w:hAnsi="Times New Roman" w:cs="Times New Roman"/>
        </w:rPr>
        <w:fldChar w:fldCharType="end"/>
      </w:r>
      <w:r w:rsidRPr="00E74FBC">
        <w:rPr>
          <w:rFonts w:ascii="Times New Roman" w:eastAsia="Times New Roman" w:hAnsi="Times New Roman" w:cs="Times New Roman"/>
        </w:rPr>
        <w:t xml:space="preserve">. </w:t>
      </w:r>
      <w:r w:rsidR="005E2DB1">
        <w:rPr>
          <w:rFonts w:ascii="Times New Roman" w:eastAsia="Times New Roman" w:hAnsi="Times New Roman" w:cs="Times New Roman"/>
        </w:rPr>
        <w:t>FOO for</w:t>
      </w:r>
      <w:r w:rsidR="0A51B3A0" w:rsidRPr="00E74FBC">
        <w:rPr>
          <w:rFonts w:ascii="Times New Roman" w:eastAsia="Times New Roman" w:hAnsi="Times New Roman" w:cs="Times New Roman"/>
        </w:rPr>
        <w:t xml:space="preserve"> each prey type (lowest taxonomic level) was calculated for each</w:t>
      </w:r>
      <w:ins w:id="97" w:author="Nathan Furey" w:date="2023-07-19T23:55:00Z">
        <w:r w:rsidR="00402B6D">
          <w:rPr>
            <w:rFonts w:ascii="Times New Roman" w:eastAsia="Times New Roman" w:hAnsi="Times New Roman" w:cs="Times New Roman"/>
          </w:rPr>
          <w:t xml:space="preserve"> </w:t>
        </w:r>
        <w:commentRangeStart w:id="98"/>
        <w:r w:rsidR="00402B6D">
          <w:rPr>
            <w:rFonts w:ascii="Times New Roman" w:eastAsia="Times New Roman" w:hAnsi="Times New Roman" w:cs="Times New Roman"/>
          </w:rPr>
          <w:t>species (Arctic cha</w:t>
        </w:r>
      </w:ins>
      <w:ins w:id="99" w:author="Nathan Furey" w:date="2023-07-19T23:56:00Z">
        <w:r w:rsidR="00402B6D">
          <w:rPr>
            <w:rFonts w:ascii="Times New Roman" w:eastAsia="Times New Roman" w:hAnsi="Times New Roman" w:cs="Times New Roman"/>
          </w:rPr>
          <w:t>r and sculpins) a</w:t>
        </w:r>
        <w:commentRangeEnd w:id="98"/>
        <w:r w:rsidR="00402B6D">
          <w:rPr>
            <w:rStyle w:val="CommentReference"/>
          </w:rPr>
          <w:commentReference w:id="98"/>
        </w:r>
        <w:r w:rsidR="00402B6D">
          <w:rPr>
            <w:rFonts w:ascii="Times New Roman" w:eastAsia="Times New Roman" w:hAnsi="Times New Roman" w:cs="Times New Roman"/>
          </w:rPr>
          <w:t>nd</w:t>
        </w:r>
      </w:ins>
      <w:r w:rsidR="0A51B3A0" w:rsidRPr="00E74FBC">
        <w:rPr>
          <w:rFonts w:ascii="Times New Roman" w:eastAsia="Times New Roman" w:hAnsi="Times New Roman" w:cs="Times New Roman"/>
        </w:rPr>
        <w:t xml:space="preserve"> year as the p</w:t>
      </w:r>
      <w:r w:rsidR="0403FD1D" w:rsidRPr="00E74FBC">
        <w:rPr>
          <w:rFonts w:ascii="Times New Roman" w:eastAsia="Times New Roman" w:hAnsi="Times New Roman" w:cs="Times New Roman"/>
        </w:rPr>
        <w:t>ercentage</w:t>
      </w:r>
      <w:r w:rsidR="0A51B3A0" w:rsidRPr="00E74FBC">
        <w:rPr>
          <w:rFonts w:ascii="Times New Roman" w:eastAsia="Times New Roman" w:hAnsi="Times New Roman" w:cs="Times New Roman"/>
        </w:rPr>
        <w:t xml:space="preserve"> of </w:t>
      </w:r>
      <w:r w:rsidR="67A6D82D" w:rsidRPr="00E74FBC">
        <w:rPr>
          <w:rFonts w:ascii="Times New Roman" w:eastAsia="Times New Roman" w:hAnsi="Times New Roman" w:cs="Times New Roman"/>
        </w:rPr>
        <w:t>diets</w:t>
      </w:r>
      <w:r w:rsidR="0A51B3A0" w:rsidRPr="00E74FBC">
        <w:rPr>
          <w:rFonts w:ascii="Times New Roman" w:eastAsia="Times New Roman" w:hAnsi="Times New Roman" w:cs="Times New Roman"/>
        </w:rPr>
        <w:t xml:space="preserve"> that contained a specified prey item.</w:t>
      </w:r>
      <w:r w:rsidR="2B0578A1" w:rsidRPr="00E74FBC">
        <w:rPr>
          <w:rFonts w:ascii="Times New Roman" w:eastAsia="Times New Roman" w:hAnsi="Times New Roman" w:cs="Times New Roman"/>
        </w:rPr>
        <w:t xml:space="preserve"> </w:t>
      </w:r>
      <w:r w:rsidR="6A37CB2C" w:rsidRPr="00E74FBC">
        <w:rPr>
          <w:rFonts w:ascii="Times New Roman" w:eastAsia="Times New Roman" w:hAnsi="Times New Roman" w:cs="Times New Roman"/>
        </w:rPr>
        <w:t>Other common diet analysis metrics (percent numeric abundance and percent mass</w:t>
      </w:r>
      <w:r w:rsidR="004A334F">
        <w:rPr>
          <w:rFonts w:ascii="Times New Roman" w:eastAsia="Times New Roman" w:hAnsi="Times New Roman" w:cs="Times New Roman"/>
        </w:rPr>
        <w:t xml:space="preserve">; </w:t>
      </w:r>
      <w:r w:rsidR="00697D4C">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697D4C">
        <w:rPr>
          <w:rFonts w:ascii="Times New Roman" w:eastAsia="Times New Roman" w:hAnsi="Times New Roman" w:cs="Times New Roman"/>
        </w:rPr>
        <w:fldChar w:fldCharType="end"/>
      </w:r>
      <w:r w:rsidR="6A37CB2C" w:rsidRPr="00E74FBC">
        <w:rPr>
          <w:rFonts w:ascii="Times New Roman" w:eastAsia="Times New Roman" w:hAnsi="Times New Roman" w:cs="Times New Roman"/>
        </w:rPr>
        <w:t xml:space="preserve"> were not included in this study due to </w:t>
      </w:r>
      <w:r w:rsidR="45896AAE" w:rsidRPr="00E74FBC">
        <w:rPr>
          <w:rFonts w:ascii="Times New Roman" w:eastAsia="Times New Roman" w:hAnsi="Times New Roman" w:cs="Times New Roman"/>
        </w:rPr>
        <w:t>procedural variations (i.e., diet contents were not consistently counted or massed in 2017) and inconsistencies in identifiability across diets (</w:t>
      </w:r>
      <w:r w:rsidR="0B1203B8" w:rsidRPr="00E74FBC">
        <w:rPr>
          <w:rFonts w:ascii="Times New Roman" w:eastAsia="Times New Roman" w:hAnsi="Times New Roman" w:cs="Times New Roman"/>
        </w:rPr>
        <w:t>i.e., percent numeric abundance and percent mass could not be calculated</w:t>
      </w:r>
      <w:r w:rsidR="71436C67" w:rsidRPr="00E74FBC">
        <w:rPr>
          <w:rFonts w:ascii="Times New Roman" w:eastAsia="Times New Roman" w:hAnsi="Times New Roman" w:cs="Times New Roman"/>
        </w:rPr>
        <w:t xml:space="preserve"> for diets with unidentifiable prey).</w:t>
      </w:r>
      <w:r w:rsidR="00472F1A" w:rsidRPr="00E74FBC">
        <w:rPr>
          <w:rFonts w:ascii="Times New Roman" w:eastAsia="Times New Roman" w:hAnsi="Times New Roman" w:cs="Times New Roman"/>
        </w:rPr>
        <w:t xml:space="preserve"> </w:t>
      </w:r>
      <w:commentRangeStart w:id="100"/>
      <w:r w:rsidR="00472F1A" w:rsidRPr="00E74FBC">
        <w:rPr>
          <w:rFonts w:ascii="Times New Roman" w:eastAsia="Times New Roman" w:hAnsi="Times New Roman" w:cs="Times New Roman"/>
        </w:rPr>
        <w:t xml:space="preserve">Diet composition was </w:t>
      </w:r>
      <w:r w:rsidR="00442540" w:rsidRPr="00E74FBC">
        <w:rPr>
          <w:rFonts w:ascii="Times New Roman" w:eastAsia="Times New Roman" w:hAnsi="Times New Roman" w:cs="Times New Roman"/>
        </w:rPr>
        <w:t xml:space="preserve">assessed statistically using the method of non-metric multidimensional scaling (NMDS). Distance matrix </w:t>
      </w:r>
      <w:commentRangeEnd w:id="100"/>
      <w:r w:rsidR="00402B6D">
        <w:rPr>
          <w:rStyle w:val="CommentReference"/>
        </w:rPr>
        <w:commentReference w:id="100"/>
      </w:r>
      <w:r w:rsidR="00442540" w:rsidRPr="00E74FBC">
        <w:rPr>
          <w:rFonts w:ascii="Times New Roman" w:eastAsia="Times New Roman" w:hAnsi="Times New Roman" w:cs="Times New Roman"/>
        </w:rPr>
        <w:t>created using Bray-</w:t>
      </w:r>
      <w:bookmarkStart w:id="101" w:name="_Int_v0C1cJz2"/>
      <w:r w:rsidR="00442540" w:rsidRPr="00E74FBC">
        <w:rPr>
          <w:rFonts w:ascii="Times New Roman" w:eastAsia="Times New Roman" w:hAnsi="Times New Roman" w:cs="Times New Roman"/>
        </w:rPr>
        <w:t>Curtis</w:t>
      </w:r>
      <w:bookmarkEnd w:id="101"/>
      <w:r w:rsidR="00442540" w:rsidRPr="00E74FBC">
        <w:rPr>
          <w:rFonts w:ascii="Times New Roman" w:eastAsia="Times New Roman" w:hAnsi="Times New Roman" w:cs="Times New Roman"/>
        </w:rPr>
        <w:t xml:space="preserve"> distance, 250 random starts for axes 1-6 with </w:t>
      </w:r>
      <w:r w:rsidR="00442540" w:rsidRPr="00E74FBC">
        <w:rPr>
          <w:rFonts w:ascii="Times New Roman" w:eastAsia="Times New Roman" w:hAnsi="Times New Roman" w:cs="Times New Roman"/>
          <w:i/>
          <w:iCs/>
        </w:rPr>
        <w:t xml:space="preserve">metaMDS </w:t>
      </w:r>
      <w:r w:rsidR="00442540" w:rsidRPr="00E74FBC">
        <w:rPr>
          <w:rFonts w:ascii="Times New Roman" w:eastAsia="Times New Roman" w:hAnsi="Times New Roman" w:cs="Times New Roman"/>
        </w:rPr>
        <w:t>function then selecting the best based on being &lt;</w:t>
      </w:r>
      <w:ins w:id="102" w:author="Nathan Furey" w:date="2023-07-19T23:57:00Z">
        <w:r w:rsidR="00402B6D">
          <w:rPr>
            <w:rFonts w:ascii="Times New Roman" w:eastAsia="Times New Roman" w:hAnsi="Times New Roman" w:cs="Times New Roman"/>
          </w:rPr>
          <w:t xml:space="preserve"> </w:t>
        </w:r>
      </w:ins>
      <w:r w:rsidR="00442540" w:rsidRPr="00E74FBC">
        <w:rPr>
          <w:rFonts w:ascii="Times New Roman" w:eastAsia="Times New Roman" w:hAnsi="Times New Roman" w:cs="Times New Roman"/>
        </w:rPr>
        <w:t xml:space="preserve">20 stress and not </w:t>
      </w:r>
      <w:commentRangeStart w:id="103"/>
      <w:commentRangeStart w:id="104"/>
      <w:r w:rsidR="00442540" w:rsidRPr="00E74FBC">
        <w:rPr>
          <w:rFonts w:ascii="Times New Roman" w:eastAsia="Times New Roman" w:hAnsi="Times New Roman" w:cs="Times New Roman"/>
        </w:rPr>
        <w:t xml:space="preserve">dropping </w:t>
      </w:r>
      <w:commentRangeEnd w:id="104"/>
      <w:r w:rsidR="00402B6D">
        <w:rPr>
          <w:rStyle w:val="CommentReference"/>
        </w:rPr>
        <w:commentReference w:id="104"/>
      </w:r>
      <w:r w:rsidR="00442540" w:rsidRPr="00E74FBC">
        <w:rPr>
          <w:rFonts w:ascii="Times New Roman" w:eastAsia="Times New Roman" w:hAnsi="Times New Roman" w:cs="Times New Roman"/>
        </w:rPr>
        <w:t>&gt;</w:t>
      </w:r>
      <w:ins w:id="105" w:author="Nathan Furey" w:date="2023-07-19T23:57:00Z">
        <w:r w:rsidR="00402B6D">
          <w:rPr>
            <w:rFonts w:ascii="Times New Roman" w:eastAsia="Times New Roman" w:hAnsi="Times New Roman" w:cs="Times New Roman"/>
          </w:rPr>
          <w:t xml:space="preserve"> </w:t>
        </w:r>
      </w:ins>
      <w:r w:rsidR="00442540" w:rsidRPr="00E74FBC">
        <w:rPr>
          <w:rFonts w:ascii="Times New Roman" w:eastAsia="Times New Roman" w:hAnsi="Times New Roman" w:cs="Times New Roman"/>
        </w:rPr>
        <w:t xml:space="preserve">5 to </w:t>
      </w:r>
      <w:commentRangeEnd w:id="103"/>
      <w:r w:rsidR="00402B6D">
        <w:rPr>
          <w:rStyle w:val="CommentReference"/>
        </w:rPr>
        <w:commentReference w:id="103"/>
      </w:r>
      <w:r w:rsidR="00442540" w:rsidRPr="00E74FBC">
        <w:rPr>
          <w:rFonts w:ascii="Times New Roman" w:eastAsia="Times New Roman" w:hAnsi="Times New Roman" w:cs="Times New Roman"/>
        </w:rPr>
        <w:t xml:space="preserve">have an </w:t>
      </w:r>
      <w:bookmarkStart w:id="106" w:name="_Int_yqXLAgpK"/>
      <w:r w:rsidR="00442540" w:rsidRPr="00E74FBC">
        <w:rPr>
          <w:rFonts w:ascii="Times New Roman" w:eastAsia="Times New Roman" w:hAnsi="Times New Roman" w:cs="Times New Roman"/>
        </w:rPr>
        <w:t>additional</w:t>
      </w:r>
      <w:bookmarkEnd w:id="106"/>
      <w:r w:rsidR="00442540" w:rsidRPr="00E74FBC">
        <w:rPr>
          <w:rFonts w:ascii="Times New Roman" w:eastAsia="Times New Roman" w:hAnsi="Times New Roman" w:cs="Times New Roman"/>
        </w:rPr>
        <w:t xml:space="preserve"> axis. Selected ordination is then visualized with </w:t>
      </w:r>
      <w:bookmarkStart w:id="107" w:name="_Int_O1yOjypd"/>
      <w:r w:rsidR="00442540" w:rsidRPr="00E74FBC">
        <w:rPr>
          <w:rFonts w:ascii="Times New Roman" w:eastAsia="Times New Roman" w:hAnsi="Times New Roman" w:cs="Times New Roman"/>
          <w:i/>
          <w:iCs/>
        </w:rPr>
        <w:t>ggplot2</w:t>
      </w:r>
      <w:bookmarkEnd w:id="107"/>
      <w:r w:rsidR="00442540" w:rsidRPr="00E74FBC">
        <w:rPr>
          <w:rFonts w:ascii="Times New Roman" w:eastAsia="Times New Roman" w:hAnsi="Times New Roman" w:cs="Times New Roman"/>
        </w:rPr>
        <w:t xml:space="preserve"> </w:t>
      </w:r>
      <w:r w:rsidR="001C471D">
        <w:rPr>
          <w:rFonts w:ascii="Times New Roman" w:eastAsia="Times New Roman" w:hAnsi="Times New Roman" w:cs="Times New Roman"/>
        </w:rPr>
        <w:fldChar w:fldCharType="begin"/>
      </w:r>
      <w:r w:rsidR="001C471D">
        <w:rPr>
          <w:rFonts w:ascii="Times New Roman" w:eastAsia="Times New Roman" w:hAnsi="Times New Roman" w:cs="Times New Roman"/>
        </w:rPr>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Pr>
          <w:rFonts w:ascii="Times New Roman" w:eastAsia="Times New Roman" w:hAnsi="Times New Roman" w:cs="Times New Roman"/>
        </w:rPr>
        <w:fldChar w:fldCharType="separate"/>
      </w:r>
      <w:r w:rsidR="001C471D" w:rsidRPr="001C471D">
        <w:rPr>
          <w:rFonts w:ascii="Times New Roman" w:hAnsi="Times New Roman" w:cs="Times New Roman"/>
        </w:rPr>
        <w:t>(Wickham 2016)</w:t>
      </w:r>
      <w:r w:rsidR="001C471D">
        <w:rPr>
          <w:rFonts w:ascii="Times New Roman" w:eastAsia="Times New Roman" w:hAnsi="Times New Roman" w:cs="Times New Roman"/>
        </w:rPr>
        <w:fldChar w:fldCharType="end"/>
      </w:r>
      <w:r w:rsidR="003C758D">
        <w:rPr>
          <w:rFonts w:ascii="Times New Roman" w:eastAsia="Times New Roman" w:hAnsi="Times New Roman" w:cs="Times New Roman"/>
        </w:rPr>
        <w:t xml:space="preserve"> </w:t>
      </w:r>
      <w:r w:rsidR="00442540" w:rsidRPr="00E74FBC">
        <w:rPr>
          <w:rFonts w:ascii="Times New Roman" w:eastAsia="Times New Roman" w:hAnsi="Times New Roman" w:cs="Times New Roman"/>
        </w:rPr>
        <w:t>and each point is labeled according to species (Arctic char and Sculpin) and year (2017, 2018, and 2019) with convex hulls built around those points</w:t>
      </w:r>
      <w:r w:rsidR="003661B1" w:rsidRPr="00E74FBC">
        <w:rPr>
          <w:rFonts w:ascii="Times New Roman" w:eastAsia="Times New Roman" w:hAnsi="Times New Roman" w:cs="Times New Roman"/>
        </w:rPr>
        <w:t>.</w:t>
      </w:r>
      <w:r w:rsidR="009F4332">
        <w:rPr>
          <w:rFonts w:ascii="Times New Roman" w:eastAsia="Times New Roman" w:hAnsi="Times New Roman" w:cs="Times New Roman"/>
        </w:rPr>
        <w:t xml:space="preserve"> The consistency of composition for each group (combination of </w:t>
      </w:r>
      <w:r w:rsidR="001E36CE">
        <w:rPr>
          <w:rFonts w:ascii="Times New Roman" w:eastAsia="Times New Roman" w:hAnsi="Times New Roman" w:cs="Times New Roman"/>
        </w:rPr>
        <w:t xml:space="preserve">taxa and year) was tested using </w:t>
      </w:r>
      <w:commentRangeStart w:id="108"/>
      <w:r w:rsidR="001E36CE">
        <w:rPr>
          <w:rFonts w:ascii="Times New Roman" w:eastAsia="Times New Roman" w:hAnsi="Times New Roman" w:cs="Times New Roman"/>
        </w:rPr>
        <w:t xml:space="preserve">PerMANOVA </w:t>
      </w:r>
      <w:commentRangeEnd w:id="108"/>
      <w:r w:rsidR="00805E95">
        <w:rPr>
          <w:rStyle w:val="CommentReference"/>
        </w:rPr>
        <w:commentReference w:id="108"/>
      </w:r>
      <w:r w:rsidR="001E36CE">
        <w:rPr>
          <w:rFonts w:ascii="Times New Roman" w:eastAsia="Times New Roman" w:hAnsi="Times New Roman" w:cs="Times New Roman"/>
        </w:rPr>
        <w:t xml:space="preserve">with the </w:t>
      </w:r>
      <w:r w:rsidR="001E36CE">
        <w:rPr>
          <w:rFonts w:ascii="Times New Roman" w:eastAsia="Times New Roman" w:hAnsi="Times New Roman" w:cs="Times New Roman"/>
          <w:i/>
          <w:iCs/>
        </w:rPr>
        <w:t xml:space="preserve">adonis </w:t>
      </w:r>
      <w:r w:rsidR="001E36CE">
        <w:rPr>
          <w:rFonts w:ascii="Times New Roman" w:eastAsia="Times New Roman" w:hAnsi="Times New Roman" w:cs="Times New Roman"/>
        </w:rPr>
        <w:t xml:space="preserve">function from the </w:t>
      </w:r>
      <w:r w:rsidR="001E36CE">
        <w:rPr>
          <w:rFonts w:ascii="Times New Roman" w:eastAsia="Times New Roman" w:hAnsi="Times New Roman" w:cs="Times New Roman"/>
          <w:i/>
          <w:iCs/>
        </w:rPr>
        <w:t xml:space="preserve">vegan </w:t>
      </w:r>
      <w:r w:rsidR="001E36CE">
        <w:rPr>
          <w:rFonts w:ascii="Times New Roman" w:eastAsia="Times New Roman" w:hAnsi="Times New Roman" w:cs="Times New Roman"/>
        </w:rPr>
        <w:t xml:space="preserve">package with any significant factors being tested pairwise with </w:t>
      </w:r>
      <w:commentRangeStart w:id="109"/>
      <w:r w:rsidR="00AE0243">
        <w:rPr>
          <w:rFonts w:ascii="Times New Roman" w:eastAsia="Times New Roman" w:hAnsi="Times New Roman" w:cs="Times New Roman"/>
          <w:i/>
          <w:iCs/>
        </w:rPr>
        <w:t>pairwise.perm.manova</w:t>
      </w:r>
      <w:r w:rsidR="00991671">
        <w:rPr>
          <w:rFonts w:ascii="Times New Roman" w:eastAsia="Times New Roman" w:hAnsi="Times New Roman" w:cs="Times New Roman"/>
          <w:i/>
          <w:iCs/>
        </w:rPr>
        <w:t xml:space="preserve"> </w:t>
      </w:r>
      <w:r w:rsidR="00366446">
        <w:rPr>
          <w:rFonts w:ascii="Times New Roman" w:eastAsia="Times New Roman" w:hAnsi="Times New Roman" w:cs="Times New Roman"/>
        </w:rPr>
        <w:t xml:space="preserve">from </w:t>
      </w:r>
      <w:r w:rsidR="00366446">
        <w:rPr>
          <w:rFonts w:ascii="Times New Roman" w:eastAsia="Times New Roman" w:hAnsi="Times New Roman" w:cs="Times New Roman"/>
          <w:i/>
          <w:iCs/>
        </w:rPr>
        <w:t>RVAideMemoire</w:t>
      </w:r>
      <w:commentRangeEnd w:id="109"/>
      <w:r w:rsidR="00C76580">
        <w:rPr>
          <w:rStyle w:val="CommentReference"/>
        </w:rPr>
        <w:commentReference w:id="109"/>
      </w:r>
      <w:r w:rsidR="00AE0243">
        <w:rPr>
          <w:rFonts w:ascii="Times New Roman" w:eastAsia="Times New Roman" w:hAnsi="Times New Roman" w:cs="Times New Roman"/>
        </w:rPr>
        <w:t>.</w:t>
      </w:r>
      <w:r w:rsidR="00366446">
        <w:rPr>
          <w:rFonts w:ascii="Times New Roman" w:eastAsia="Times New Roman" w:hAnsi="Times New Roman" w:cs="Times New Roman"/>
        </w:rPr>
        <w:t xml:space="preserve"> </w:t>
      </w:r>
      <w:r w:rsidR="00D5561A">
        <w:rPr>
          <w:rFonts w:ascii="Times New Roman" w:eastAsia="Times New Roman" w:hAnsi="Times New Roman" w:cs="Times New Roman"/>
        </w:rPr>
        <w:t xml:space="preserve">As </w:t>
      </w:r>
      <w:r w:rsidR="00887570">
        <w:rPr>
          <w:rFonts w:ascii="Times New Roman" w:eastAsia="Times New Roman" w:hAnsi="Times New Roman" w:cs="Times New Roman"/>
        </w:rPr>
        <w:t xml:space="preserve">PerMANOVA significance can be driven by differences in </w:t>
      </w:r>
      <w:r w:rsidR="00FA3A94">
        <w:rPr>
          <w:rFonts w:ascii="Times New Roman" w:eastAsia="Times New Roman" w:hAnsi="Times New Roman" w:cs="Times New Roman"/>
        </w:rPr>
        <w:t xml:space="preserve">positions (centroid </w:t>
      </w:r>
      <w:r w:rsidR="00022BFE">
        <w:rPr>
          <w:rFonts w:ascii="Times New Roman" w:eastAsia="Times New Roman" w:hAnsi="Times New Roman" w:cs="Times New Roman"/>
        </w:rPr>
        <w:t>values in multivariate space) and dispersion (</w:t>
      </w:r>
      <w:r w:rsidR="008046CA">
        <w:rPr>
          <w:rFonts w:ascii="Times New Roman" w:eastAsia="Times New Roman" w:hAnsi="Times New Roman" w:cs="Times New Roman"/>
        </w:rPr>
        <w:t xml:space="preserve">variance in </w:t>
      </w:r>
      <w:r w:rsidR="004543AE">
        <w:rPr>
          <w:rFonts w:ascii="Times New Roman" w:eastAsia="Times New Roman" w:hAnsi="Times New Roman" w:cs="Times New Roman"/>
        </w:rPr>
        <w:t xml:space="preserve">individual positions) a </w:t>
      </w:r>
      <w:r w:rsidR="004543AE">
        <w:rPr>
          <w:rFonts w:ascii="Times New Roman" w:eastAsia="Times New Roman" w:hAnsi="Times New Roman" w:cs="Times New Roman"/>
          <w:i/>
          <w:iCs/>
        </w:rPr>
        <w:t xml:space="preserve">post-hoc </w:t>
      </w:r>
      <w:r w:rsidR="005941E7">
        <w:rPr>
          <w:rFonts w:ascii="Times New Roman" w:eastAsia="Times New Roman" w:hAnsi="Times New Roman" w:cs="Times New Roman"/>
        </w:rPr>
        <w:t xml:space="preserve">estimation of both values was made for each group to compare their influence </w:t>
      </w:r>
      <w:r w:rsidR="00EC60DF">
        <w:rPr>
          <w:rFonts w:ascii="Times New Roman" w:eastAsia="Times New Roman" w:hAnsi="Times New Roman" w:cs="Times New Roman"/>
        </w:rPr>
        <w:t>on inter-group differences as well as identify those groups which are most different.</w:t>
      </w:r>
      <w:r w:rsidR="001A7D9B">
        <w:rPr>
          <w:rFonts w:ascii="Times New Roman" w:eastAsia="Times New Roman" w:hAnsi="Times New Roman" w:cs="Times New Roman"/>
        </w:rPr>
        <w:t xml:space="preserve"> </w:t>
      </w:r>
      <w:r w:rsidR="00471A69">
        <w:rPr>
          <w:rFonts w:ascii="Times New Roman" w:eastAsia="Times New Roman" w:hAnsi="Times New Roman" w:cs="Times New Roman"/>
        </w:rPr>
        <w:t xml:space="preserve">Inter-group centroid distances are calculated using </w:t>
      </w:r>
      <w:r w:rsidR="00471A69">
        <w:rPr>
          <w:rFonts w:ascii="Times New Roman" w:eastAsia="Times New Roman" w:hAnsi="Times New Roman" w:cs="Times New Roman"/>
          <w:i/>
          <w:iCs/>
        </w:rPr>
        <w:t>dist_multi_centroids</w:t>
      </w:r>
      <w:r w:rsidR="00471A69">
        <w:rPr>
          <w:rFonts w:ascii="Times New Roman" w:eastAsia="Times New Roman" w:hAnsi="Times New Roman" w:cs="Times New Roman"/>
        </w:rPr>
        <w:t xml:space="preserve"> from the package </w:t>
      </w:r>
      <w:r w:rsidR="00471A69">
        <w:rPr>
          <w:rFonts w:ascii="Times New Roman" w:eastAsia="Times New Roman" w:hAnsi="Times New Roman" w:cs="Times New Roman"/>
          <w:i/>
          <w:iCs/>
        </w:rPr>
        <w:t>usedist</w:t>
      </w:r>
      <w:r w:rsidR="00471A69">
        <w:rPr>
          <w:rFonts w:ascii="Times New Roman" w:eastAsia="Times New Roman" w:hAnsi="Times New Roman" w:cs="Times New Roman"/>
        </w:rPr>
        <w:t xml:space="preserve"> resulting in a </w:t>
      </w:r>
      <w:r w:rsidR="005B7747">
        <w:rPr>
          <w:rFonts w:ascii="Times New Roman" w:eastAsia="Times New Roman" w:hAnsi="Times New Roman" w:cs="Times New Roman"/>
        </w:rPr>
        <w:t xml:space="preserve">6x6 symmetrical matrix. Dispersion is calculated by </w:t>
      </w:r>
      <w:r w:rsidR="0081784D">
        <w:rPr>
          <w:rFonts w:ascii="Times New Roman" w:eastAsia="Times New Roman" w:hAnsi="Times New Roman" w:cs="Times New Roman"/>
        </w:rPr>
        <w:t>calculating</w:t>
      </w:r>
      <w:r w:rsidR="005B7747">
        <w:rPr>
          <w:rFonts w:ascii="Times New Roman" w:eastAsia="Times New Roman" w:hAnsi="Times New Roman" w:cs="Times New Roman"/>
        </w:rPr>
        <w:t xml:space="preserve"> the distance between each individual </w:t>
      </w:r>
      <w:r w:rsidR="0081784D">
        <w:rPr>
          <w:rFonts w:ascii="Times New Roman" w:eastAsia="Times New Roman" w:hAnsi="Times New Roman" w:cs="Times New Roman"/>
        </w:rPr>
        <w:t xml:space="preserve">and its group centroid and estimating the average, in this case a median was used to </w:t>
      </w:r>
      <w:r w:rsidR="000E079C">
        <w:rPr>
          <w:rFonts w:ascii="Times New Roman" w:eastAsia="Times New Roman" w:hAnsi="Times New Roman" w:cs="Times New Roman"/>
        </w:rPr>
        <w:t xml:space="preserve">mitigate the effects of outliers. As dispersion is calculated in multivariate space, </w:t>
      </w:r>
      <w:r w:rsidR="00A36216">
        <w:rPr>
          <w:rFonts w:ascii="Times New Roman" w:eastAsia="Times New Roman" w:hAnsi="Times New Roman" w:cs="Times New Roman"/>
        </w:rPr>
        <w:t>units are meaningless but are restricted to values ≥0.</w:t>
      </w:r>
    </w:p>
    <w:p w14:paraId="5936E9FD" w14:textId="360FAA52" w:rsidR="0255D4FC" w:rsidRPr="00E74FBC" w:rsidRDefault="0DE77EB2" w:rsidP="007A33B3">
      <w:pPr>
        <w:spacing w:after="0" w:line="480" w:lineRule="auto"/>
        <w:ind w:firstLine="720"/>
        <w:rPr>
          <w:rFonts w:ascii="Times New Roman" w:eastAsia="Times New Roman" w:hAnsi="Times New Roman" w:cs="Times New Roman"/>
        </w:rPr>
      </w:pPr>
      <w:commentRangeStart w:id="110"/>
      <w:r w:rsidRPr="296A2FDC">
        <w:rPr>
          <w:rFonts w:ascii="Times New Roman" w:eastAsia="Times New Roman" w:hAnsi="Times New Roman" w:cs="Times New Roman"/>
        </w:rPr>
        <w:lastRenderedPageBreak/>
        <w:t xml:space="preserve">Prey </w:t>
      </w:r>
      <w:commentRangeEnd w:id="110"/>
      <w:r w:rsidR="00C76580">
        <w:rPr>
          <w:rStyle w:val="CommentReference"/>
        </w:rPr>
        <w:commentReference w:id="110"/>
      </w:r>
      <w:r w:rsidRPr="296A2FDC">
        <w:rPr>
          <w:rFonts w:ascii="Times New Roman" w:eastAsia="Times New Roman" w:hAnsi="Times New Roman" w:cs="Times New Roman"/>
        </w:rPr>
        <w:t>accumulation curves were constructed for both species in each year, and c</w:t>
      </w:r>
      <w:r w:rsidR="07E515E6" w:rsidRPr="296A2FDC">
        <w:rPr>
          <w:rFonts w:ascii="Times New Roman" w:eastAsia="Times New Roman" w:hAnsi="Times New Roman" w:cs="Times New Roman"/>
        </w:rPr>
        <w:t>ombined</w:t>
      </w:r>
      <w:r w:rsidRPr="296A2FDC">
        <w:rPr>
          <w:rFonts w:ascii="Times New Roman" w:eastAsia="Times New Roman" w:hAnsi="Times New Roman" w:cs="Times New Roman"/>
        </w:rPr>
        <w:t xml:space="preserve"> across study years (2017, 2018, and 2019)</w:t>
      </w:r>
      <w:r w:rsidR="47D2AB97" w:rsidRPr="296A2FDC">
        <w:rPr>
          <w:rFonts w:ascii="Times New Roman" w:eastAsia="Times New Roman" w:hAnsi="Times New Roman" w:cs="Times New Roman"/>
        </w:rPr>
        <w:t>. The analysis was designed to calculate the expected (mean) species richness within diets</w:t>
      </w:r>
      <w:r w:rsidR="4B5D8FBC" w:rsidRPr="296A2FDC">
        <w:rPr>
          <w:rFonts w:ascii="Times New Roman" w:eastAsia="Times New Roman" w:hAnsi="Times New Roman" w:cs="Times New Roman"/>
        </w:rPr>
        <w:t xml:space="preserve"> using the </w:t>
      </w:r>
      <w:r w:rsidR="4B5D8FBC" w:rsidRPr="296A2FDC">
        <w:rPr>
          <w:rFonts w:ascii="Times New Roman" w:eastAsia="Times New Roman" w:hAnsi="Times New Roman" w:cs="Times New Roman"/>
          <w:i/>
          <w:iCs/>
        </w:rPr>
        <w:t>accumcomp</w:t>
      </w:r>
      <w:r w:rsidR="4B5D8FBC" w:rsidRPr="296A2FDC">
        <w:rPr>
          <w:rFonts w:ascii="Times New Roman" w:eastAsia="Times New Roman" w:hAnsi="Times New Roman" w:cs="Times New Roman"/>
        </w:rPr>
        <w:t xml:space="preserve"> function from the </w:t>
      </w:r>
      <w:r w:rsidR="4B5D8FBC" w:rsidRPr="296A2FDC">
        <w:rPr>
          <w:rFonts w:ascii="Times New Roman" w:eastAsia="Times New Roman" w:hAnsi="Times New Roman" w:cs="Times New Roman"/>
          <w:i/>
          <w:iCs/>
        </w:rPr>
        <w:t>BiodiversityR</w:t>
      </w:r>
      <w:r w:rsidR="4B5D8FBC" w:rsidRPr="296A2FDC">
        <w:rPr>
          <w:rFonts w:ascii="Times New Roman" w:eastAsia="Times New Roman" w:hAnsi="Times New Roman" w:cs="Times New Roman"/>
        </w:rPr>
        <w:t xml:space="preserve"> package</w:t>
      </w:r>
      <w:r w:rsidR="00CD32EB">
        <w:rPr>
          <w:rFonts w:ascii="Times New Roman" w:eastAsia="Times New Roman" w:hAnsi="Times New Roman" w:cs="Times New Roman"/>
        </w:rPr>
        <w:t xml:space="preserve"> </w:t>
      </w:r>
      <w:r w:rsidR="00CD32EB">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Pr>
          <w:rFonts w:ascii="Times New Roman" w:eastAsia="Times New Roman" w:hAnsi="Times New Roman" w:cs="Times New Roman"/>
        </w:rPr>
        <w:fldChar w:fldCharType="separate"/>
      </w:r>
      <w:r w:rsidR="00CD32EB" w:rsidRPr="00CD32EB">
        <w:rPr>
          <w:rFonts w:ascii="Times New Roman" w:hAnsi="Times New Roman" w:cs="Times New Roman"/>
        </w:rPr>
        <w:t>(Kindt 2023)</w:t>
      </w:r>
      <w:r w:rsidR="00CD32EB">
        <w:rPr>
          <w:rFonts w:ascii="Times New Roman" w:eastAsia="Times New Roman" w:hAnsi="Times New Roman" w:cs="Times New Roman"/>
        </w:rPr>
        <w:fldChar w:fldCharType="end"/>
      </w:r>
      <w:r w:rsidR="4B5D8FBC" w:rsidRPr="296A2FDC">
        <w:rPr>
          <w:rFonts w:ascii="Times New Roman" w:eastAsia="Times New Roman" w:hAnsi="Times New Roman" w:cs="Times New Roman"/>
        </w:rPr>
        <w:t xml:space="preserve"> </w:t>
      </w:r>
      <w:r w:rsidR="00CD32EB">
        <w:rPr>
          <w:rFonts w:ascii="Times New Roman" w:eastAsia="Times New Roman" w:hAnsi="Times New Roman" w:cs="Times New Roman"/>
        </w:rPr>
        <w:t>i</w:t>
      </w:r>
      <w:r w:rsidR="4B5D8FBC" w:rsidRPr="296A2FDC">
        <w:rPr>
          <w:rFonts w:ascii="Times New Roman" w:eastAsia="Times New Roman" w:hAnsi="Times New Roman" w:cs="Times New Roman"/>
        </w:rPr>
        <w:t xml:space="preserve">n </w:t>
      </w:r>
      <w:commentRangeStart w:id="111"/>
      <w:r w:rsidR="4B5D8FBC" w:rsidRPr="296A2FDC">
        <w:rPr>
          <w:rFonts w:ascii="Times New Roman" w:eastAsia="Times New Roman" w:hAnsi="Times New Roman" w:cs="Times New Roman"/>
        </w:rPr>
        <w:t>R (</w:t>
      </w:r>
      <w:r w:rsidR="1122F76E" w:rsidRPr="296A2FDC">
        <w:rPr>
          <w:rFonts w:ascii="Times New Roman" w:eastAsia="Times New Roman" w:hAnsi="Times New Roman" w:cs="Times New Roman"/>
        </w:rPr>
        <w:t>v4.0.2</w:t>
      </w:r>
      <w:r w:rsidR="003C758D">
        <w:rPr>
          <w:rFonts w:ascii="Times New Roman" w:eastAsia="Times New Roman" w:hAnsi="Times New Roman" w:cs="Times New Roman"/>
        </w:rPr>
        <w:t xml:space="preserve">; </w:t>
      </w:r>
      <w:r w:rsidR="003C758D">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rPr>
        <w:t>R Core Team 2020)</w:t>
      </w:r>
      <w:r w:rsidR="003C758D">
        <w:rPr>
          <w:rFonts w:ascii="Times New Roman" w:eastAsia="Times New Roman" w:hAnsi="Times New Roman" w:cs="Times New Roman"/>
        </w:rPr>
        <w:fldChar w:fldCharType="end"/>
      </w:r>
      <w:r w:rsidR="4B400837" w:rsidRPr="296A2FDC">
        <w:rPr>
          <w:rFonts w:ascii="Times New Roman" w:eastAsia="Times New Roman" w:hAnsi="Times New Roman" w:cs="Times New Roman"/>
        </w:rPr>
        <w:t>.</w:t>
      </w:r>
      <w:commentRangeEnd w:id="111"/>
      <w:r w:rsidR="00805E95">
        <w:rPr>
          <w:rStyle w:val="CommentReference"/>
        </w:rPr>
        <w:commentReference w:id="111"/>
      </w:r>
    </w:p>
    <w:p w14:paraId="4A0EDB93" w14:textId="32FCCD70" w:rsidR="0255D4FC" w:rsidRPr="00E74FBC" w:rsidRDefault="66CD843D" w:rsidP="007A33B3">
      <w:pPr>
        <w:spacing w:after="0" w:line="480" w:lineRule="auto"/>
        <w:ind w:firstLine="720"/>
        <w:rPr>
          <w:rFonts w:ascii="Times New Roman" w:eastAsia="Times New Roman" w:hAnsi="Times New Roman" w:cs="Times New Roman"/>
        </w:rPr>
      </w:pPr>
      <w:commentRangeStart w:id="112"/>
      <w:r w:rsidRPr="00E74FBC">
        <w:rPr>
          <w:rFonts w:ascii="Times New Roman" w:eastAsia="Times New Roman" w:hAnsi="Times New Roman" w:cs="Times New Roman"/>
        </w:rPr>
        <w:t xml:space="preserve">Feeding intensity </w:t>
      </w:r>
      <w:commentRangeEnd w:id="112"/>
      <w:r w:rsidR="00E63A93">
        <w:rPr>
          <w:rStyle w:val="CommentReference"/>
        </w:rPr>
        <w:commentReference w:id="112"/>
      </w:r>
      <w:r w:rsidRPr="00E74FBC">
        <w:rPr>
          <w:rFonts w:ascii="Times New Roman" w:eastAsia="Times New Roman" w:hAnsi="Times New Roman" w:cs="Times New Roman"/>
        </w:rPr>
        <w:t xml:space="preserve">was </w:t>
      </w:r>
      <w:r w:rsidR="1BA86E47" w:rsidRPr="00E74FBC">
        <w:rPr>
          <w:rFonts w:ascii="Times New Roman" w:eastAsia="Times New Roman" w:hAnsi="Times New Roman" w:cs="Times New Roman"/>
        </w:rPr>
        <w:t>expressed</w:t>
      </w:r>
      <w:r w:rsidRPr="00E74FBC">
        <w:rPr>
          <w:rFonts w:ascii="Times New Roman" w:eastAsia="Times New Roman" w:hAnsi="Times New Roman" w:cs="Times New Roman"/>
        </w:rPr>
        <w:t xml:space="preserve"> </w:t>
      </w:r>
      <w:r w:rsidR="7E5E45A3" w:rsidRPr="00E74FBC">
        <w:rPr>
          <w:rFonts w:ascii="Times New Roman" w:eastAsia="Times New Roman" w:hAnsi="Times New Roman" w:cs="Times New Roman"/>
        </w:rPr>
        <w:t>f</w:t>
      </w:r>
      <w:r w:rsidRPr="00E74FBC">
        <w:rPr>
          <w:rFonts w:ascii="Times New Roman" w:eastAsia="Times New Roman" w:hAnsi="Times New Roman" w:cs="Times New Roman"/>
        </w:rPr>
        <w:t xml:space="preserve">or </w:t>
      </w:r>
      <w:r w:rsidR="7E5E45A3" w:rsidRPr="00E74FBC">
        <w:rPr>
          <w:rFonts w:ascii="Times New Roman" w:eastAsia="Times New Roman" w:hAnsi="Times New Roman" w:cs="Times New Roman"/>
        </w:rPr>
        <w:t xml:space="preserve">both species as relative consumption, </w:t>
      </w:r>
      <w:r w:rsidR="4893B28C" w:rsidRPr="00E74FBC">
        <w:rPr>
          <w:rFonts w:ascii="Times New Roman" w:eastAsia="Times New Roman" w:hAnsi="Times New Roman" w:cs="Times New Roman"/>
        </w:rPr>
        <w:t xml:space="preserve">calculated as </w:t>
      </w:r>
      <w:r w:rsidR="7E5E45A3" w:rsidRPr="00E74FBC">
        <w:rPr>
          <w:rFonts w:ascii="Times New Roman" w:eastAsia="Times New Roman" w:hAnsi="Times New Roman" w:cs="Times New Roman"/>
        </w:rPr>
        <w:t>the wet mass of the diet contents divided by the wet mass of the fish (g/g). The wet mass of diet contents was calculated a</w:t>
      </w:r>
      <w:r w:rsidR="64174EA0" w:rsidRPr="00E74FBC">
        <w:rPr>
          <w:rFonts w:ascii="Times New Roman" w:eastAsia="Times New Roman" w:hAnsi="Times New Roman" w:cs="Times New Roman"/>
        </w:rPr>
        <w:t>s the weight of the full stomach divided by the weight of the empty stomach.</w:t>
      </w:r>
      <w:r w:rsidR="68B9F0DD" w:rsidRPr="00E74FBC">
        <w:rPr>
          <w:rFonts w:ascii="Times New Roman" w:eastAsia="Times New Roman" w:hAnsi="Times New Roman" w:cs="Times New Roman"/>
        </w:rPr>
        <w:t xml:space="preserve"> Diet content mass was not measured for 2017 fish, so</w:t>
      </w:r>
      <w:r w:rsidR="54555E1C" w:rsidRPr="00E74FBC">
        <w:rPr>
          <w:rFonts w:ascii="Times New Roman" w:eastAsia="Times New Roman" w:hAnsi="Times New Roman" w:cs="Times New Roman"/>
        </w:rPr>
        <w:t xml:space="preserve"> a relative consumption could not be calculated</w:t>
      </w:r>
      <w:r w:rsidR="4C8E28BE" w:rsidRPr="00E74FBC">
        <w:rPr>
          <w:rFonts w:ascii="Times New Roman" w:eastAsia="Times New Roman" w:hAnsi="Times New Roman" w:cs="Times New Roman"/>
        </w:rPr>
        <w:t>, and they</w:t>
      </w:r>
      <w:r w:rsidR="68B9F0DD" w:rsidRPr="00E74FBC">
        <w:rPr>
          <w:rFonts w:ascii="Times New Roman" w:eastAsia="Times New Roman" w:hAnsi="Times New Roman" w:cs="Times New Roman"/>
        </w:rPr>
        <w:t xml:space="preserve"> </w:t>
      </w:r>
      <w:del w:id="113" w:author="Nathan Furey" w:date="2023-07-20T00:07:00Z">
        <w:r w:rsidR="68B9F0DD" w:rsidRPr="00E74FBC" w:rsidDel="00E63A93">
          <w:rPr>
            <w:rFonts w:ascii="Times New Roman" w:eastAsia="Times New Roman" w:hAnsi="Times New Roman" w:cs="Times New Roman"/>
          </w:rPr>
          <w:delText>have been</w:delText>
        </w:r>
      </w:del>
      <w:ins w:id="114" w:author="Nathan Furey" w:date="2023-07-20T00:07:00Z">
        <w:r w:rsidR="00E63A93">
          <w:rPr>
            <w:rFonts w:ascii="Times New Roman" w:eastAsia="Times New Roman" w:hAnsi="Times New Roman" w:cs="Times New Roman"/>
          </w:rPr>
          <w:t>were</w:t>
        </w:r>
      </w:ins>
      <w:r w:rsidR="68B9F0DD" w:rsidRPr="00E74FBC">
        <w:rPr>
          <w:rFonts w:ascii="Times New Roman" w:eastAsia="Times New Roman" w:hAnsi="Times New Roman" w:cs="Times New Roman"/>
        </w:rPr>
        <w:t xml:space="preserve"> removed from further analyses of feeding intensity. </w:t>
      </w:r>
    </w:p>
    <w:p w14:paraId="31198B52" w14:textId="7EE6ACE9" w:rsidR="0255D4FC" w:rsidRPr="00E74FBC" w:rsidRDefault="289788DE"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A generalized linear model (GLM) </w:t>
      </w:r>
      <w:r w:rsidR="3FAC50E3" w:rsidRPr="00E74FBC">
        <w:rPr>
          <w:rFonts w:ascii="Times New Roman" w:eastAsia="Times New Roman" w:hAnsi="Times New Roman" w:cs="Times New Roman"/>
        </w:rPr>
        <w:t xml:space="preserve">framework </w:t>
      </w:r>
      <w:r w:rsidRPr="00E74FBC">
        <w:rPr>
          <w:rFonts w:ascii="Times New Roman" w:eastAsia="Times New Roman" w:hAnsi="Times New Roman" w:cs="Times New Roman"/>
        </w:rPr>
        <w:t xml:space="preserve">was used to analyze factors contributing to relative </w:t>
      </w:r>
      <w:r w:rsidR="2A3B29B9" w:rsidRPr="00E74FBC">
        <w:rPr>
          <w:rFonts w:ascii="Times New Roman" w:eastAsia="Times New Roman" w:hAnsi="Times New Roman" w:cs="Times New Roman"/>
        </w:rPr>
        <w:t>consumption</w:t>
      </w:r>
      <w:r w:rsidR="76B4DAAE" w:rsidRPr="00E74FBC">
        <w:rPr>
          <w:rFonts w:ascii="Times New Roman" w:eastAsia="Times New Roman" w:hAnsi="Times New Roman" w:cs="Times New Roman"/>
        </w:rPr>
        <w:t>. Explanatory variables</w:t>
      </w:r>
      <w:r w:rsidR="4886045F" w:rsidRPr="00E74FBC">
        <w:rPr>
          <w:rFonts w:ascii="Times New Roman" w:eastAsia="Times New Roman" w:hAnsi="Times New Roman" w:cs="Times New Roman"/>
        </w:rPr>
        <w:t xml:space="preserve"> </w:t>
      </w:r>
      <w:r w:rsidR="2AB05C28" w:rsidRPr="00E74FBC">
        <w:rPr>
          <w:rFonts w:ascii="Times New Roman" w:eastAsia="Times New Roman" w:hAnsi="Times New Roman" w:cs="Times New Roman"/>
        </w:rPr>
        <w:t xml:space="preserve">in the models </w:t>
      </w:r>
      <w:r w:rsidR="4886045F" w:rsidRPr="00E74FBC">
        <w:rPr>
          <w:rFonts w:ascii="Times New Roman" w:eastAsia="Times New Roman" w:hAnsi="Times New Roman" w:cs="Times New Roman"/>
        </w:rPr>
        <w:t>included species</w:t>
      </w:r>
      <w:r w:rsidR="2C04E08E" w:rsidRPr="00E74FBC">
        <w:rPr>
          <w:rFonts w:ascii="Times New Roman" w:eastAsia="Times New Roman" w:hAnsi="Times New Roman" w:cs="Times New Roman"/>
        </w:rPr>
        <w:t xml:space="preserve"> (char, sculpin)</w:t>
      </w:r>
      <w:r w:rsidR="4886045F" w:rsidRPr="00E74FBC">
        <w:rPr>
          <w:rFonts w:ascii="Times New Roman" w:eastAsia="Times New Roman" w:hAnsi="Times New Roman" w:cs="Times New Roman"/>
        </w:rPr>
        <w:t>, year</w:t>
      </w:r>
      <w:r w:rsidR="29C12797" w:rsidRPr="00E74FBC">
        <w:rPr>
          <w:rFonts w:ascii="Times New Roman" w:eastAsia="Times New Roman" w:hAnsi="Times New Roman" w:cs="Times New Roman"/>
        </w:rPr>
        <w:t xml:space="preserve"> (2018, 2019)</w:t>
      </w:r>
      <w:r w:rsidR="4886045F" w:rsidRPr="00E74FBC">
        <w:rPr>
          <w:rFonts w:ascii="Times New Roman" w:eastAsia="Times New Roman" w:hAnsi="Times New Roman" w:cs="Times New Roman"/>
        </w:rPr>
        <w:t>, and month</w:t>
      </w:r>
      <w:r w:rsidR="22AD99F5" w:rsidRPr="00E74FBC">
        <w:rPr>
          <w:rFonts w:ascii="Times New Roman" w:eastAsia="Times New Roman" w:hAnsi="Times New Roman" w:cs="Times New Roman"/>
        </w:rPr>
        <w:t xml:space="preserve"> (July, August, September). </w:t>
      </w:r>
      <w:r w:rsidR="0608A3BE" w:rsidRPr="00E74FBC">
        <w:rPr>
          <w:rFonts w:ascii="Times New Roman" w:eastAsia="Times New Roman" w:hAnsi="Times New Roman" w:cs="Times New Roman"/>
        </w:rPr>
        <w:t xml:space="preserve">The </w:t>
      </w:r>
      <w:bookmarkStart w:id="115" w:name="_Int_T9zNTMws"/>
      <w:r w:rsidR="0608A3BE" w:rsidRPr="00E74FBC">
        <w:rPr>
          <w:rFonts w:ascii="Times New Roman" w:eastAsia="Times New Roman" w:hAnsi="Times New Roman" w:cs="Times New Roman"/>
        </w:rPr>
        <w:t>initial</w:t>
      </w:r>
      <w:bookmarkEnd w:id="115"/>
      <w:r w:rsidR="0608A3BE" w:rsidRPr="00E74FBC">
        <w:rPr>
          <w:rFonts w:ascii="Times New Roman" w:eastAsia="Times New Roman" w:hAnsi="Times New Roman" w:cs="Times New Roman"/>
        </w:rPr>
        <w:t xml:space="preserve"> GLM was const</w:t>
      </w:r>
      <w:r w:rsidR="0D0C0639" w:rsidRPr="00E74FBC">
        <w:rPr>
          <w:rFonts w:ascii="Times New Roman" w:eastAsia="Times New Roman" w:hAnsi="Times New Roman" w:cs="Times New Roman"/>
        </w:rPr>
        <w:t>r</w:t>
      </w:r>
      <w:r w:rsidR="0608A3BE" w:rsidRPr="00E74FBC">
        <w:rPr>
          <w:rFonts w:ascii="Times New Roman" w:eastAsia="Times New Roman" w:hAnsi="Times New Roman" w:cs="Times New Roman"/>
        </w:rPr>
        <w:t xml:space="preserve">ucted with a binomial distribution to </w:t>
      </w:r>
      <w:bookmarkStart w:id="116" w:name="_Int_2nRi8PBK"/>
      <w:r w:rsidR="0608A3BE" w:rsidRPr="00E74FBC">
        <w:rPr>
          <w:rFonts w:ascii="Times New Roman" w:eastAsia="Times New Roman" w:hAnsi="Times New Roman" w:cs="Times New Roman"/>
        </w:rPr>
        <w:t>determine</w:t>
      </w:r>
      <w:bookmarkEnd w:id="116"/>
      <w:r w:rsidR="0608A3BE" w:rsidRPr="00E74FBC">
        <w:rPr>
          <w:rFonts w:ascii="Times New Roman" w:eastAsia="Times New Roman" w:hAnsi="Times New Roman" w:cs="Times New Roman"/>
        </w:rPr>
        <w:t xml:space="preserve"> the factors contributing to empty (0) or not</w:t>
      </w:r>
      <w:ins w:id="117" w:author="Nathan Furey" w:date="2023-07-20T00:07:00Z">
        <w:r w:rsidR="00E63A93">
          <w:rPr>
            <w:rFonts w:ascii="Times New Roman" w:eastAsia="Times New Roman" w:hAnsi="Times New Roman" w:cs="Times New Roman"/>
          </w:rPr>
          <w:t>-</w:t>
        </w:r>
      </w:ins>
      <w:del w:id="118" w:author="Nathan Furey" w:date="2023-07-20T00:07:00Z">
        <w:r w:rsidR="0608A3BE" w:rsidRPr="00E74FBC" w:rsidDel="00E63A93">
          <w:rPr>
            <w:rFonts w:ascii="Times New Roman" w:eastAsia="Times New Roman" w:hAnsi="Times New Roman" w:cs="Times New Roman"/>
          </w:rPr>
          <w:delText xml:space="preserve"> </w:delText>
        </w:r>
      </w:del>
      <w:r w:rsidR="0608A3BE" w:rsidRPr="00E74FBC">
        <w:rPr>
          <w:rFonts w:ascii="Times New Roman" w:eastAsia="Times New Roman" w:hAnsi="Times New Roman" w:cs="Times New Roman"/>
        </w:rPr>
        <w:t xml:space="preserve">empty (1) stomachs. </w:t>
      </w:r>
      <w:r w:rsidR="177CA8C4" w:rsidRPr="00E74FBC">
        <w:rPr>
          <w:rFonts w:ascii="Times New Roman" w:eastAsia="Times New Roman" w:hAnsi="Times New Roman" w:cs="Times New Roman"/>
        </w:rPr>
        <w:t xml:space="preserve">A second GLM </w:t>
      </w:r>
      <w:bookmarkStart w:id="119" w:name="_Int_buq47ftV"/>
      <w:r w:rsidR="16A46129" w:rsidRPr="00E74FBC">
        <w:rPr>
          <w:rFonts w:ascii="Times New Roman" w:eastAsia="Times New Roman" w:hAnsi="Times New Roman" w:cs="Times New Roman"/>
        </w:rPr>
        <w:t>containing</w:t>
      </w:r>
      <w:bookmarkEnd w:id="119"/>
      <w:r w:rsidR="16A46129" w:rsidRPr="00E74FBC">
        <w:rPr>
          <w:rFonts w:ascii="Times New Roman" w:eastAsia="Times New Roman" w:hAnsi="Times New Roman" w:cs="Times New Roman"/>
        </w:rPr>
        <w:t xml:space="preserve"> the same explanatory variables </w:t>
      </w:r>
      <w:r w:rsidR="177CA8C4" w:rsidRPr="00E74FBC">
        <w:rPr>
          <w:rFonts w:ascii="Times New Roman" w:eastAsia="Times New Roman" w:hAnsi="Times New Roman" w:cs="Times New Roman"/>
        </w:rPr>
        <w:t>was run with a gamma di</w:t>
      </w:r>
      <w:r w:rsidR="54571DC8" w:rsidRPr="00E74FBC">
        <w:rPr>
          <w:rFonts w:ascii="Times New Roman" w:eastAsia="Times New Roman" w:hAnsi="Times New Roman" w:cs="Times New Roman"/>
        </w:rPr>
        <w:t>stribution for only those fish that fed</w:t>
      </w:r>
      <w:ins w:id="120" w:author="Nathan Furey" w:date="2023-07-20T00:07:00Z">
        <w:r w:rsidR="00E63A93">
          <w:rPr>
            <w:rFonts w:ascii="Times New Roman" w:eastAsia="Times New Roman" w:hAnsi="Times New Roman" w:cs="Times New Roman"/>
          </w:rPr>
          <w:t xml:space="preserve"> (i.e., relative consumption ≠ 0)</w:t>
        </w:r>
      </w:ins>
      <w:r w:rsidR="7BA100D0" w:rsidRPr="00E74FBC">
        <w:rPr>
          <w:rFonts w:ascii="Times New Roman" w:eastAsia="Times New Roman" w:hAnsi="Times New Roman" w:cs="Times New Roman"/>
        </w:rPr>
        <w:t>.</w:t>
      </w:r>
      <w:r w:rsidR="21D53ABD" w:rsidRPr="00E74FBC">
        <w:rPr>
          <w:rFonts w:ascii="Times New Roman" w:eastAsia="Times New Roman" w:hAnsi="Times New Roman" w:cs="Times New Roman"/>
        </w:rPr>
        <w:t xml:space="preserve"> This hurdle GLM allowed the determination of variable importance to whether individuals fed (binomial model) and when they had, the </w:t>
      </w:r>
      <w:bookmarkStart w:id="121" w:name="_Int_s0ApIAUU"/>
      <w:r w:rsidR="21D53ABD" w:rsidRPr="00E74FBC">
        <w:rPr>
          <w:rFonts w:ascii="Times New Roman" w:eastAsia="Times New Roman" w:hAnsi="Times New Roman" w:cs="Times New Roman"/>
        </w:rPr>
        <w:t>m</w:t>
      </w:r>
      <w:r w:rsidR="519195CD" w:rsidRPr="00E74FBC">
        <w:rPr>
          <w:rFonts w:ascii="Times New Roman" w:eastAsia="Times New Roman" w:hAnsi="Times New Roman" w:cs="Times New Roman"/>
        </w:rPr>
        <w:t>agnitude</w:t>
      </w:r>
      <w:bookmarkEnd w:id="121"/>
      <w:r w:rsidR="519195CD" w:rsidRPr="00E74FBC">
        <w:rPr>
          <w:rFonts w:ascii="Times New Roman" w:eastAsia="Times New Roman" w:hAnsi="Times New Roman" w:cs="Times New Roman"/>
        </w:rPr>
        <w:t xml:space="preserve"> of their consumption (Gamma model;</w:t>
      </w:r>
      <w:r w:rsidR="00864CF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00864CF1">
        <w:rPr>
          <w:rFonts w:ascii="Times New Roman" w:eastAsia="Times New Roman" w:hAnsi="Times New Roman" w:cs="Times New Roman"/>
        </w:rPr>
        <w:fldChar w:fldCharType="separate"/>
      </w:r>
      <w:r w:rsidR="00864CF1">
        <w:rPr>
          <w:rFonts w:ascii="Times New Roman" w:hAnsi="Times New Roman" w:cs="Times New Roman"/>
        </w:rPr>
        <w:t xml:space="preserve"> </w:t>
      </w:r>
      <w:r w:rsidR="00864CF1" w:rsidRPr="00864CF1">
        <w:rPr>
          <w:rFonts w:ascii="Times New Roman" w:hAnsi="Times New Roman" w:cs="Times New Roman"/>
        </w:rPr>
        <w:t>Bolker et al. 2009)</w:t>
      </w:r>
      <w:r w:rsidR="00864CF1">
        <w:rPr>
          <w:rFonts w:ascii="Times New Roman" w:eastAsia="Times New Roman" w:hAnsi="Times New Roman" w:cs="Times New Roman"/>
        </w:rPr>
        <w:fldChar w:fldCharType="end"/>
      </w:r>
      <w:r w:rsidR="519195CD" w:rsidRPr="00E74FBC">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All subsets regression was performed using the </w:t>
      </w:r>
      <w:r w:rsidR="11E65644" w:rsidRPr="00E74FBC">
        <w:rPr>
          <w:rFonts w:ascii="Times New Roman" w:eastAsia="Times New Roman" w:hAnsi="Times New Roman" w:cs="Times New Roman"/>
          <w:i/>
          <w:iCs/>
        </w:rPr>
        <w:t>dredge</w:t>
      </w:r>
      <w:r w:rsidR="11E65644" w:rsidRPr="00E74FBC">
        <w:rPr>
          <w:rFonts w:ascii="Times New Roman" w:eastAsia="Times New Roman" w:hAnsi="Times New Roman" w:cs="Times New Roman"/>
        </w:rPr>
        <w:t xml:space="preserve"> function from the </w:t>
      </w:r>
      <w:r w:rsidR="11E65644" w:rsidRPr="00E74FBC">
        <w:rPr>
          <w:rFonts w:ascii="Times New Roman" w:eastAsia="Times New Roman" w:hAnsi="Times New Roman" w:cs="Times New Roman"/>
          <w:i/>
          <w:iCs/>
        </w:rPr>
        <w:t>MuMIn</w:t>
      </w:r>
      <w:r w:rsidR="11E65644" w:rsidRPr="00E74FBC">
        <w:rPr>
          <w:rFonts w:ascii="Times New Roman" w:eastAsia="Times New Roman" w:hAnsi="Times New Roman" w:cs="Times New Roman"/>
        </w:rPr>
        <w:t xml:space="preserve"> package </w:t>
      </w:r>
      <w:r w:rsidR="003C758D">
        <w:rPr>
          <w:rFonts w:ascii="Times New Roman" w:eastAsia="Times New Roman" w:hAnsi="Times New Roman" w:cs="Times New Roman"/>
        </w:rPr>
        <w:fldChar w:fldCharType="begin"/>
      </w:r>
      <w:r w:rsidR="003C758D">
        <w:rPr>
          <w:rFonts w:ascii="Times New Roman" w:eastAsia="Times New Roman" w:hAnsi="Times New Roman" w:cs="Times New Roman"/>
        </w:rPr>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szCs w:val="24"/>
        </w:rPr>
        <w:t>(Bartoń 2020)</w:t>
      </w:r>
      <w:r w:rsidR="003C758D">
        <w:rPr>
          <w:rFonts w:ascii="Times New Roman" w:eastAsia="Times New Roman" w:hAnsi="Times New Roman" w:cs="Times New Roman"/>
        </w:rPr>
        <w:fldChar w:fldCharType="end"/>
      </w:r>
      <w:r w:rsidR="00864CF1">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in </w:t>
      </w:r>
      <w:r w:rsidR="67D86512" w:rsidRPr="00E74FBC">
        <w:rPr>
          <w:rFonts w:ascii="Times New Roman" w:eastAsia="Times New Roman" w:hAnsi="Times New Roman" w:cs="Times New Roman"/>
        </w:rPr>
        <w:t>R</w:t>
      </w:r>
      <w:r w:rsidR="11E65644" w:rsidRPr="00E74FBC">
        <w:rPr>
          <w:rFonts w:ascii="Times New Roman" w:eastAsia="Times New Roman" w:hAnsi="Times New Roman" w:cs="Times New Roman"/>
        </w:rPr>
        <w:t xml:space="preserve"> (</w:t>
      </w:r>
      <w:r w:rsidR="4962C495" w:rsidRPr="00E74FBC">
        <w:rPr>
          <w:rFonts w:ascii="Times New Roman" w:eastAsia="Times New Roman" w:hAnsi="Times New Roman" w:cs="Times New Roman"/>
        </w:rPr>
        <w:t>v4.0.2; R Core Team 2020).</w:t>
      </w:r>
      <w:r w:rsidR="522E331E" w:rsidRPr="00E74FBC">
        <w:rPr>
          <w:rFonts w:ascii="Times New Roman" w:eastAsia="Times New Roman" w:hAnsi="Times New Roman" w:cs="Times New Roman"/>
        </w:rPr>
        <w:t xml:space="preserve"> The model with the lowest </w:t>
      </w:r>
      <w:commentRangeStart w:id="122"/>
      <w:r w:rsidR="522E331E" w:rsidRPr="00E74FBC">
        <w:rPr>
          <w:rFonts w:ascii="Times New Roman" w:eastAsia="Times New Roman" w:hAnsi="Times New Roman" w:cs="Times New Roman"/>
        </w:rPr>
        <w:t>AICc</w:t>
      </w:r>
      <w:commentRangeEnd w:id="122"/>
      <w:r w:rsidR="00E63A93">
        <w:rPr>
          <w:rStyle w:val="CommentReference"/>
        </w:rPr>
        <w:commentReference w:id="122"/>
      </w:r>
      <w:r w:rsidR="522E331E" w:rsidRPr="00E74FBC">
        <w:rPr>
          <w:rFonts w:ascii="Times New Roman" w:eastAsia="Times New Roman" w:hAnsi="Times New Roman" w:cs="Times New Roman"/>
        </w:rPr>
        <w:t xml:space="preserve"> was selected as the most parsimonious model.</w:t>
      </w:r>
      <w:commentRangeStart w:id="123"/>
      <w:r w:rsidR="522E331E" w:rsidRPr="00E74FBC">
        <w:rPr>
          <w:rFonts w:ascii="Times New Roman" w:eastAsia="Times New Roman" w:hAnsi="Times New Roman" w:cs="Times New Roman"/>
        </w:rPr>
        <w:t xml:space="preserve"> </w:t>
      </w:r>
      <w:commentRangeEnd w:id="123"/>
      <w:r w:rsidR="00EA090F">
        <w:rPr>
          <w:rStyle w:val="CommentReference"/>
        </w:rPr>
        <w:commentReference w:id="123"/>
      </w:r>
    </w:p>
    <w:p w14:paraId="5DB9896F" w14:textId="77777777" w:rsidR="00DB6F03" w:rsidRPr="00E74FBC" w:rsidRDefault="00DB6F03" w:rsidP="007A33B3">
      <w:pPr>
        <w:pStyle w:val="ListParagraph"/>
        <w:spacing w:after="0" w:line="480" w:lineRule="auto"/>
        <w:rPr>
          <w:rFonts w:ascii="Times New Roman" w:eastAsia="Times New Roman" w:hAnsi="Times New Roman" w:cs="Times New Roman"/>
        </w:rPr>
      </w:pPr>
    </w:p>
    <w:p w14:paraId="0BE6A705" w14:textId="4173D0D6" w:rsidR="00484AE9" w:rsidRPr="00E74FBC" w:rsidRDefault="6C653122" w:rsidP="007A33B3">
      <w:pPr>
        <w:pStyle w:val="Heading1"/>
        <w:spacing w:after="0"/>
      </w:pPr>
      <w:r w:rsidRPr="00E74FBC">
        <w:t>Results</w:t>
      </w:r>
    </w:p>
    <w:p w14:paraId="722FB8C7" w14:textId="27B64A2C" w:rsidR="26435B00" w:rsidRPr="00E74FBC" w:rsidRDefault="35398AB5" w:rsidP="005E1247">
      <w:pPr>
        <w:spacing w:after="0" w:line="480" w:lineRule="auto"/>
        <w:ind w:firstLine="720"/>
        <w:rPr>
          <w:rFonts w:ascii="Times New Roman" w:eastAsia="Times New Roman" w:hAnsi="Times New Roman" w:cs="Times New Roman"/>
        </w:rPr>
      </w:pPr>
      <w:commentRangeStart w:id="124"/>
      <w:r w:rsidRPr="296A2FDC">
        <w:rPr>
          <w:rFonts w:ascii="Times New Roman" w:eastAsia="Times New Roman" w:hAnsi="Times New Roman" w:cs="Times New Roman"/>
        </w:rPr>
        <w:t xml:space="preserve">A total of 91 Arctic char and 190 sculpin </w:t>
      </w:r>
      <w:r w:rsidR="61A48A43" w:rsidRPr="296A2FDC">
        <w:rPr>
          <w:rFonts w:ascii="Times New Roman" w:eastAsia="Times New Roman" w:hAnsi="Times New Roman" w:cs="Times New Roman"/>
        </w:rPr>
        <w:t>were captured for diet analysis from 2017</w:t>
      </w:r>
      <w:r w:rsidR="6E2E72E8" w:rsidRPr="296A2FDC">
        <w:rPr>
          <w:rFonts w:ascii="Times New Roman" w:eastAsia="Times New Roman" w:hAnsi="Times New Roman" w:cs="Times New Roman"/>
        </w:rPr>
        <w:t>–</w:t>
      </w:r>
      <w:r w:rsidR="61A48A43" w:rsidRPr="296A2FDC">
        <w:rPr>
          <w:rFonts w:ascii="Times New Roman" w:eastAsia="Times New Roman" w:hAnsi="Times New Roman" w:cs="Times New Roman"/>
        </w:rPr>
        <w:t xml:space="preserve">2019 </w:t>
      </w:r>
      <w:r w:rsidR="6AE68247" w:rsidRPr="296A2FDC">
        <w:rPr>
          <w:rFonts w:ascii="Times New Roman" w:eastAsia="Times New Roman" w:hAnsi="Times New Roman" w:cs="Times New Roman"/>
        </w:rPr>
        <w:t xml:space="preserve">(Table </w:t>
      </w:r>
      <w:r w:rsidR="005E1247" w:rsidRPr="296A2FDC">
        <w:rPr>
          <w:rFonts w:ascii="Times New Roman" w:eastAsia="Times New Roman" w:hAnsi="Times New Roman" w:cs="Times New Roman"/>
        </w:rPr>
        <w:t>1</w:t>
      </w:r>
      <w:r w:rsidR="6AE68247" w:rsidRPr="296A2FDC">
        <w:rPr>
          <w:rFonts w:ascii="Times New Roman" w:eastAsia="Times New Roman" w:hAnsi="Times New Roman" w:cs="Times New Roman"/>
        </w:rPr>
        <w:t>)</w:t>
      </w:r>
      <w:ins w:id="125" w:author="Nathan Furey" w:date="2023-07-21T08:35:00Z">
        <w:r w:rsidR="000B5241">
          <w:rPr>
            <w:rFonts w:ascii="Times New Roman" w:eastAsia="Times New Roman" w:hAnsi="Times New Roman" w:cs="Times New Roman"/>
          </w:rPr>
          <w:t>, but one char stomach sample was lost (YEAR), resulting in 90 samples</w:t>
        </w:r>
      </w:ins>
      <w:r w:rsidR="61A48A43" w:rsidRPr="296A2FDC">
        <w:rPr>
          <w:rFonts w:ascii="Times New Roman" w:eastAsia="Times New Roman" w:hAnsi="Times New Roman" w:cs="Times New Roman"/>
        </w:rPr>
        <w:t>.</w:t>
      </w:r>
      <w:commentRangeEnd w:id="124"/>
      <w:r w:rsidR="000B5241">
        <w:rPr>
          <w:rStyle w:val="CommentReference"/>
        </w:rPr>
        <w:commentReference w:id="124"/>
      </w:r>
      <w:r w:rsidR="6C13E804" w:rsidRPr="296A2FDC">
        <w:rPr>
          <w:rFonts w:ascii="Times New Roman" w:eastAsia="Times New Roman" w:hAnsi="Times New Roman" w:cs="Times New Roman"/>
        </w:rPr>
        <w:t xml:space="preserve"> </w:t>
      </w:r>
      <w:commentRangeStart w:id="126"/>
      <w:r w:rsidR="6C13E804" w:rsidRPr="296A2FDC">
        <w:rPr>
          <w:rFonts w:ascii="Times New Roman" w:eastAsia="Times New Roman" w:hAnsi="Times New Roman" w:cs="Times New Roman"/>
        </w:rPr>
        <w:t>Char samples were distributed relatively evenly across the three years (n</w:t>
      </w:r>
      <w:r w:rsidR="2599B40A" w:rsidRPr="296A2FDC">
        <w:rPr>
          <w:rFonts w:ascii="Times New Roman" w:eastAsia="Times New Roman" w:hAnsi="Times New Roman" w:cs="Times New Roman"/>
          <w:vertAlign w:val="subscript"/>
        </w:rPr>
        <w:t>2017-2019</w:t>
      </w:r>
      <w:r w:rsidR="7F045AF2" w:rsidRPr="296A2FDC">
        <w:rPr>
          <w:rFonts w:ascii="Times New Roman" w:eastAsia="Times New Roman" w:hAnsi="Times New Roman" w:cs="Times New Roman"/>
        </w:rPr>
        <w:t>:37, 23, 31</w:t>
      </w:r>
      <w:r w:rsidR="6C13E804" w:rsidRPr="296A2FDC">
        <w:rPr>
          <w:rFonts w:ascii="Times New Roman" w:eastAsia="Times New Roman" w:hAnsi="Times New Roman" w:cs="Times New Roman"/>
        </w:rPr>
        <w:t>), while sculpin samples were</w:t>
      </w:r>
      <w:r w:rsidR="1C46A5B0" w:rsidRPr="296A2FDC">
        <w:rPr>
          <w:rFonts w:ascii="Times New Roman" w:eastAsia="Times New Roman" w:hAnsi="Times New Roman" w:cs="Times New Roman"/>
        </w:rPr>
        <w:t xml:space="preserve"> </w:t>
      </w:r>
      <w:r w:rsidR="6C13E804" w:rsidRPr="296A2FDC">
        <w:rPr>
          <w:rFonts w:ascii="Times New Roman" w:eastAsia="Times New Roman" w:hAnsi="Times New Roman" w:cs="Times New Roman"/>
        </w:rPr>
        <w:t xml:space="preserve">mostly </w:t>
      </w:r>
      <w:r w:rsidR="165D44B3" w:rsidRPr="296A2FDC">
        <w:rPr>
          <w:rFonts w:ascii="Times New Roman" w:eastAsia="Times New Roman" w:hAnsi="Times New Roman" w:cs="Times New Roman"/>
        </w:rPr>
        <w:t xml:space="preserve">collected </w:t>
      </w:r>
      <w:r w:rsidR="6C13E804" w:rsidRPr="296A2FDC">
        <w:rPr>
          <w:rFonts w:ascii="Times New Roman" w:eastAsia="Times New Roman" w:hAnsi="Times New Roman" w:cs="Times New Roman"/>
        </w:rPr>
        <w:t xml:space="preserve">in 2017 and 2018 </w:t>
      </w:r>
      <w:r w:rsidR="4C8D632B" w:rsidRPr="296A2FDC">
        <w:rPr>
          <w:rFonts w:ascii="Times New Roman" w:eastAsia="Times New Roman" w:hAnsi="Times New Roman" w:cs="Times New Roman"/>
        </w:rPr>
        <w:t>(n</w:t>
      </w:r>
      <w:r w:rsidR="4C8D632B" w:rsidRPr="296A2FDC">
        <w:rPr>
          <w:rFonts w:ascii="Times New Roman" w:eastAsia="Times New Roman" w:hAnsi="Times New Roman" w:cs="Times New Roman"/>
          <w:vertAlign w:val="subscript"/>
        </w:rPr>
        <w:t>2017-2019</w:t>
      </w:r>
      <w:r w:rsidR="4C8D632B" w:rsidRPr="296A2FDC">
        <w:rPr>
          <w:rFonts w:ascii="Times New Roman" w:eastAsia="Times New Roman" w:hAnsi="Times New Roman" w:cs="Times New Roman"/>
        </w:rPr>
        <w:t>:</w:t>
      </w:r>
      <w:r w:rsidR="0EC3BB87" w:rsidRPr="296A2FDC">
        <w:rPr>
          <w:rFonts w:ascii="Times New Roman" w:eastAsia="Times New Roman" w:hAnsi="Times New Roman" w:cs="Times New Roman"/>
        </w:rPr>
        <w:t>114</w:t>
      </w:r>
      <w:r w:rsidR="4C8D632B" w:rsidRPr="296A2FDC">
        <w:rPr>
          <w:rFonts w:ascii="Times New Roman" w:eastAsia="Times New Roman" w:hAnsi="Times New Roman" w:cs="Times New Roman"/>
        </w:rPr>
        <w:t xml:space="preserve">, </w:t>
      </w:r>
      <w:r w:rsidR="6DAEF31A" w:rsidRPr="296A2FDC">
        <w:rPr>
          <w:rFonts w:ascii="Times New Roman" w:eastAsia="Times New Roman" w:hAnsi="Times New Roman" w:cs="Times New Roman"/>
        </w:rPr>
        <w:t>59</w:t>
      </w:r>
      <w:r w:rsidR="4C8D632B" w:rsidRPr="296A2FDC">
        <w:rPr>
          <w:rFonts w:ascii="Times New Roman" w:eastAsia="Times New Roman" w:hAnsi="Times New Roman" w:cs="Times New Roman"/>
        </w:rPr>
        <w:t xml:space="preserve">, </w:t>
      </w:r>
      <w:r w:rsidR="3187D6A1" w:rsidRPr="296A2FDC">
        <w:rPr>
          <w:rFonts w:ascii="Times New Roman" w:eastAsia="Times New Roman" w:hAnsi="Times New Roman" w:cs="Times New Roman"/>
        </w:rPr>
        <w:t>17</w:t>
      </w:r>
      <w:r w:rsidR="4C8D632B" w:rsidRPr="296A2FDC">
        <w:rPr>
          <w:rFonts w:ascii="Times New Roman" w:eastAsia="Times New Roman" w:hAnsi="Times New Roman" w:cs="Times New Roman"/>
        </w:rPr>
        <w:t>)</w:t>
      </w:r>
      <w:r w:rsidR="411DD5D8" w:rsidRPr="296A2FDC">
        <w:rPr>
          <w:rFonts w:ascii="Times New Roman" w:eastAsia="Times New Roman" w:hAnsi="Times New Roman" w:cs="Times New Roman"/>
        </w:rPr>
        <w:t>.</w:t>
      </w:r>
      <w:r w:rsidR="2F2D7147" w:rsidRPr="296A2FDC">
        <w:rPr>
          <w:rFonts w:ascii="Times New Roman" w:eastAsia="Times New Roman" w:hAnsi="Times New Roman" w:cs="Times New Roman"/>
        </w:rPr>
        <w:t xml:space="preserve"> </w:t>
      </w:r>
      <w:commentRangeEnd w:id="126"/>
      <w:r w:rsidR="00C909B2">
        <w:rPr>
          <w:rStyle w:val="CommentReference"/>
        </w:rPr>
        <w:commentReference w:id="126"/>
      </w:r>
      <w:ins w:id="127" w:author="Nathan Furey" w:date="2023-07-20T00:12:00Z">
        <w:r w:rsidR="00C909B2">
          <w:rPr>
            <w:rFonts w:ascii="Times New Roman" w:eastAsia="Times New Roman" w:hAnsi="Times New Roman" w:cs="Times New Roman"/>
          </w:rPr>
          <w:t xml:space="preserve">Sampled </w:t>
        </w:r>
      </w:ins>
      <w:r w:rsidR="409BF77F" w:rsidRPr="296A2FDC">
        <w:rPr>
          <w:rFonts w:ascii="Times New Roman" w:eastAsia="Times New Roman" w:hAnsi="Times New Roman" w:cs="Times New Roman"/>
        </w:rPr>
        <w:t>Arctic char had an average TL of 62.</w:t>
      </w:r>
      <w:commentRangeStart w:id="128"/>
      <w:r w:rsidR="409BF77F" w:rsidRPr="296A2FDC">
        <w:rPr>
          <w:rFonts w:ascii="Times New Roman" w:eastAsia="Times New Roman" w:hAnsi="Times New Roman" w:cs="Times New Roman"/>
        </w:rPr>
        <w:t xml:space="preserve">18 </w:t>
      </w:r>
      <w:commentRangeEnd w:id="128"/>
      <w:r w:rsidR="00C909B2">
        <w:rPr>
          <w:rStyle w:val="CommentReference"/>
        </w:rPr>
        <w:commentReference w:id="128"/>
      </w:r>
      <w:r w:rsidR="409BF77F" w:rsidRPr="296A2FDC">
        <w:rPr>
          <w:rFonts w:ascii="Times New Roman" w:eastAsia="Times New Roman" w:hAnsi="Times New Roman" w:cs="Times New Roman"/>
        </w:rPr>
        <w:t>cm and an average mass of 2,609.</w:t>
      </w:r>
      <w:commentRangeStart w:id="129"/>
      <w:r w:rsidR="409BF77F" w:rsidRPr="296A2FDC">
        <w:rPr>
          <w:rFonts w:ascii="Times New Roman" w:eastAsia="Times New Roman" w:hAnsi="Times New Roman" w:cs="Times New Roman"/>
        </w:rPr>
        <w:t xml:space="preserve">25 </w:t>
      </w:r>
      <w:commentRangeEnd w:id="129"/>
      <w:r w:rsidR="00C909B2">
        <w:rPr>
          <w:rStyle w:val="CommentReference"/>
        </w:rPr>
        <w:commentReference w:id="129"/>
      </w:r>
      <w:r w:rsidR="409BF77F" w:rsidRPr="296A2FDC">
        <w:rPr>
          <w:rFonts w:ascii="Times New Roman" w:eastAsia="Times New Roman" w:hAnsi="Times New Roman" w:cs="Times New Roman"/>
        </w:rPr>
        <w:t>g</w:t>
      </w:r>
      <w:r w:rsidR="1CAF7A79" w:rsidRPr="296A2FDC">
        <w:rPr>
          <w:rFonts w:ascii="Times New Roman" w:eastAsia="Times New Roman" w:hAnsi="Times New Roman" w:cs="Times New Roman"/>
        </w:rPr>
        <w:t xml:space="preserve"> (Table </w:t>
      </w:r>
      <w:r w:rsidR="5F5C709A" w:rsidRPr="296A2FDC">
        <w:rPr>
          <w:rFonts w:ascii="Times New Roman" w:eastAsia="Times New Roman" w:hAnsi="Times New Roman" w:cs="Times New Roman"/>
        </w:rPr>
        <w:t>1)</w:t>
      </w:r>
      <w:r w:rsidR="409BF77F" w:rsidRPr="296A2FDC">
        <w:rPr>
          <w:rFonts w:ascii="Times New Roman" w:eastAsia="Times New Roman" w:hAnsi="Times New Roman" w:cs="Times New Roman"/>
        </w:rPr>
        <w:t>. Sculpin were smaller than char at</w:t>
      </w:r>
      <w:r w:rsidR="1402438F" w:rsidRPr="296A2FDC">
        <w:rPr>
          <w:rFonts w:ascii="Times New Roman" w:eastAsia="Times New Roman" w:hAnsi="Times New Roman" w:cs="Times New Roman"/>
        </w:rPr>
        <w:t xml:space="preserve"> an average of</w:t>
      </w:r>
      <w:r w:rsidR="409BF77F" w:rsidRPr="296A2FDC">
        <w:rPr>
          <w:rFonts w:ascii="Times New Roman" w:eastAsia="Times New Roman" w:hAnsi="Times New Roman" w:cs="Times New Roman"/>
        </w:rPr>
        <w:t xml:space="preserve"> 18.</w:t>
      </w:r>
      <w:commentRangeStart w:id="130"/>
      <w:r w:rsidR="409BF77F" w:rsidRPr="296A2FDC">
        <w:rPr>
          <w:rFonts w:ascii="Times New Roman" w:eastAsia="Times New Roman" w:hAnsi="Times New Roman" w:cs="Times New Roman"/>
        </w:rPr>
        <w:t xml:space="preserve">54 </w:t>
      </w:r>
      <w:commentRangeEnd w:id="130"/>
      <w:r w:rsidR="00C909B2">
        <w:rPr>
          <w:rStyle w:val="CommentReference"/>
        </w:rPr>
        <w:commentReference w:id="130"/>
      </w:r>
      <w:r w:rsidR="409BF77F" w:rsidRPr="296A2FDC">
        <w:rPr>
          <w:rFonts w:ascii="Times New Roman" w:eastAsia="Times New Roman" w:hAnsi="Times New Roman" w:cs="Times New Roman"/>
        </w:rPr>
        <w:t>cm and 78.</w:t>
      </w:r>
      <w:commentRangeStart w:id="131"/>
      <w:r w:rsidR="72295EAE" w:rsidRPr="296A2FDC">
        <w:rPr>
          <w:rFonts w:ascii="Times New Roman" w:eastAsia="Times New Roman" w:hAnsi="Times New Roman" w:cs="Times New Roman"/>
        </w:rPr>
        <w:t xml:space="preserve">91 </w:t>
      </w:r>
      <w:commentRangeEnd w:id="131"/>
      <w:r w:rsidR="00C909B2">
        <w:rPr>
          <w:rStyle w:val="CommentReference"/>
        </w:rPr>
        <w:lastRenderedPageBreak/>
        <w:commentReference w:id="131"/>
      </w:r>
      <w:r w:rsidR="72295EAE" w:rsidRPr="296A2FDC">
        <w:rPr>
          <w:rFonts w:ascii="Times New Roman" w:eastAsia="Times New Roman" w:hAnsi="Times New Roman" w:cs="Times New Roman"/>
        </w:rPr>
        <w:t xml:space="preserve">g (Table </w:t>
      </w:r>
      <w:r w:rsidR="005E1247" w:rsidRPr="296A2FDC">
        <w:rPr>
          <w:rFonts w:ascii="Times New Roman" w:eastAsia="Times New Roman" w:hAnsi="Times New Roman" w:cs="Times New Roman"/>
        </w:rPr>
        <w:t>1</w:t>
      </w:r>
      <w:r w:rsidR="72295EAE" w:rsidRPr="296A2FDC">
        <w:rPr>
          <w:rFonts w:ascii="Times New Roman" w:eastAsia="Times New Roman" w:hAnsi="Times New Roman" w:cs="Times New Roman"/>
        </w:rPr>
        <w:t>).</w:t>
      </w:r>
      <w:r w:rsidR="26C188FA" w:rsidRPr="296A2FDC">
        <w:rPr>
          <w:rFonts w:ascii="Times New Roman" w:eastAsia="Times New Roman" w:hAnsi="Times New Roman" w:cs="Times New Roman"/>
        </w:rPr>
        <w:t xml:space="preserve"> </w:t>
      </w:r>
      <w:r w:rsidR="130466F6" w:rsidRPr="296A2FDC">
        <w:rPr>
          <w:rFonts w:ascii="Times New Roman" w:eastAsia="Times New Roman" w:hAnsi="Times New Roman" w:cs="Times New Roman"/>
        </w:rPr>
        <w:t>Char had an average Fulton’s K of 914</w:t>
      </w:r>
      <w:ins w:id="132" w:author="Nathan Furey" w:date="2023-07-21T08:33:00Z">
        <w:r w:rsidR="000B5241">
          <w:rPr>
            <w:rFonts w:ascii="Times New Roman" w:eastAsia="Times New Roman" w:hAnsi="Times New Roman" w:cs="Times New Roman"/>
          </w:rPr>
          <w:t xml:space="preserve"> (SD or SE = XX)</w:t>
        </w:r>
      </w:ins>
      <w:del w:id="133" w:author="Nathan Furey" w:date="2023-07-21T08:33:00Z">
        <w:r w:rsidR="130466F6" w:rsidRPr="296A2FDC" w:rsidDel="000B5241">
          <w:rPr>
            <w:rFonts w:ascii="Times New Roman" w:eastAsia="Times New Roman" w:hAnsi="Times New Roman" w:cs="Times New Roman"/>
          </w:rPr>
          <w:delText>.1</w:delText>
        </w:r>
      </w:del>
      <w:r w:rsidR="130466F6" w:rsidRPr="296A2FDC">
        <w:rPr>
          <w:rFonts w:ascii="Times New Roman" w:eastAsia="Times New Roman" w:hAnsi="Times New Roman" w:cs="Times New Roman"/>
        </w:rPr>
        <w:t xml:space="preserve">, with sculpin being </w:t>
      </w:r>
      <w:r w:rsidR="6E7BCB24" w:rsidRPr="296A2FDC">
        <w:rPr>
          <w:rFonts w:ascii="Times New Roman" w:eastAsia="Times New Roman" w:hAnsi="Times New Roman" w:cs="Times New Roman"/>
        </w:rPr>
        <w:t xml:space="preserve">slightly </w:t>
      </w:r>
      <w:r w:rsidR="130466F6" w:rsidRPr="296A2FDC">
        <w:rPr>
          <w:rFonts w:ascii="Times New Roman" w:eastAsia="Times New Roman" w:hAnsi="Times New Roman" w:cs="Times New Roman"/>
        </w:rPr>
        <w:t>better conditioned (</w:t>
      </w:r>
      <w:r w:rsidR="195E1C13" w:rsidRPr="296A2FDC">
        <w:rPr>
          <w:rFonts w:ascii="Times New Roman" w:eastAsia="Times New Roman" w:hAnsi="Times New Roman" w:cs="Times New Roman"/>
        </w:rPr>
        <w:t>mean = 1</w:t>
      </w:r>
      <w:r w:rsidR="5E4C391A" w:rsidRPr="296A2FDC">
        <w:rPr>
          <w:rFonts w:ascii="Times New Roman" w:eastAsia="Times New Roman" w:hAnsi="Times New Roman" w:cs="Times New Roman"/>
        </w:rPr>
        <w:t>,</w:t>
      </w:r>
      <w:r w:rsidR="195E1C13" w:rsidRPr="296A2FDC">
        <w:rPr>
          <w:rFonts w:ascii="Times New Roman" w:eastAsia="Times New Roman" w:hAnsi="Times New Roman" w:cs="Times New Roman"/>
        </w:rPr>
        <w:t>062.</w:t>
      </w:r>
      <w:del w:id="134" w:author="Nathan Furey" w:date="2023-07-20T00:12:00Z">
        <w:r w:rsidR="195E1C13" w:rsidRPr="296A2FDC" w:rsidDel="00C909B2">
          <w:rPr>
            <w:rFonts w:ascii="Times New Roman" w:eastAsia="Times New Roman" w:hAnsi="Times New Roman" w:cs="Times New Roman"/>
          </w:rPr>
          <w:delText>18</w:delText>
        </w:r>
      </w:del>
      <w:ins w:id="135" w:author="Nathan Furey" w:date="2023-07-20T00:12:00Z">
        <w:r w:rsidR="00C909B2">
          <w:rPr>
            <w:rFonts w:ascii="Times New Roman" w:eastAsia="Times New Roman" w:hAnsi="Times New Roman" w:cs="Times New Roman"/>
          </w:rPr>
          <w:t>2</w:t>
        </w:r>
      </w:ins>
      <w:r w:rsidR="195E1C13" w:rsidRPr="296A2FDC">
        <w:rPr>
          <w:rFonts w:ascii="Times New Roman" w:eastAsia="Times New Roman" w:hAnsi="Times New Roman" w:cs="Times New Roman"/>
        </w:rPr>
        <w:t>;</w:t>
      </w:r>
      <w:ins w:id="136" w:author="Nathan Furey" w:date="2023-07-21T08:33:00Z">
        <w:r w:rsidR="000B5241">
          <w:rPr>
            <w:rFonts w:ascii="Times New Roman" w:eastAsia="Times New Roman" w:hAnsi="Times New Roman" w:cs="Times New Roman"/>
          </w:rPr>
          <w:t xml:space="preserve"> SD or SE = XX;</w:t>
        </w:r>
      </w:ins>
      <w:r w:rsidR="195E1C13" w:rsidRPr="296A2FDC">
        <w:rPr>
          <w:rFonts w:ascii="Times New Roman" w:eastAsia="Times New Roman" w:hAnsi="Times New Roman" w:cs="Times New Roman"/>
        </w:rPr>
        <w:t xml:space="preserve"> Table </w:t>
      </w:r>
      <w:r w:rsidR="005E1247" w:rsidRPr="296A2FDC">
        <w:rPr>
          <w:rFonts w:ascii="Times New Roman" w:eastAsia="Times New Roman" w:hAnsi="Times New Roman" w:cs="Times New Roman"/>
        </w:rPr>
        <w:t>1</w:t>
      </w:r>
      <w:r w:rsidR="195E1C13" w:rsidRPr="296A2FDC">
        <w:rPr>
          <w:rFonts w:ascii="Times New Roman" w:eastAsia="Times New Roman" w:hAnsi="Times New Roman" w:cs="Times New Roman"/>
        </w:rPr>
        <w:t>)</w:t>
      </w:r>
      <w:r w:rsidR="7119573D" w:rsidRPr="296A2FDC">
        <w:rPr>
          <w:rFonts w:ascii="Times New Roman" w:eastAsia="Times New Roman" w:hAnsi="Times New Roman" w:cs="Times New Roman"/>
        </w:rPr>
        <w:t>.</w:t>
      </w:r>
    </w:p>
    <w:p w14:paraId="39F32E51" w14:textId="33958109" w:rsidR="7EEAA3EE" w:rsidRPr="00E74FBC" w:rsidRDefault="0E6D37A6" w:rsidP="005E1247">
      <w:pPr>
        <w:spacing w:after="0" w:line="480" w:lineRule="auto"/>
        <w:ind w:firstLine="720"/>
        <w:rPr>
          <w:rFonts w:ascii="Times New Roman" w:eastAsia="Times New Roman" w:hAnsi="Times New Roman" w:cs="Times New Roman"/>
        </w:rPr>
      </w:pPr>
      <w:del w:id="137" w:author="Nathan Furey" w:date="2023-07-21T08:34:00Z">
        <w:r w:rsidRPr="296A2FDC" w:rsidDel="000B5241">
          <w:rPr>
            <w:rFonts w:ascii="Times New Roman" w:eastAsia="Times New Roman" w:hAnsi="Times New Roman" w:cs="Times New Roman"/>
          </w:rPr>
          <w:delText xml:space="preserve">Due to </w:delText>
        </w:r>
        <w:r w:rsidR="28B5FAFB" w:rsidRPr="296A2FDC" w:rsidDel="000B5241">
          <w:rPr>
            <w:rFonts w:ascii="Times New Roman" w:eastAsia="Times New Roman" w:hAnsi="Times New Roman" w:cs="Times New Roman"/>
          </w:rPr>
          <w:delText xml:space="preserve">a lost sample (2018 char) only </w:delText>
        </w:r>
      </w:del>
      <w:del w:id="138" w:author="Nathan Furey" w:date="2023-07-21T08:36:00Z">
        <w:r w:rsidR="28B5FAFB" w:rsidRPr="296A2FDC" w:rsidDel="000B5241">
          <w:rPr>
            <w:rFonts w:ascii="Times New Roman" w:eastAsia="Times New Roman" w:hAnsi="Times New Roman" w:cs="Times New Roman"/>
          </w:rPr>
          <w:delText xml:space="preserve">90 char </w:delText>
        </w:r>
      </w:del>
      <w:del w:id="139" w:author="Nathan Furey" w:date="2023-07-21T08:34:00Z">
        <w:r w:rsidR="28B5FAFB" w:rsidRPr="296A2FDC" w:rsidDel="000B5241">
          <w:rPr>
            <w:rFonts w:ascii="Times New Roman" w:eastAsia="Times New Roman" w:hAnsi="Times New Roman" w:cs="Times New Roman"/>
          </w:rPr>
          <w:delText xml:space="preserve">were available for </w:delText>
        </w:r>
      </w:del>
      <w:del w:id="140" w:author="Nathan Furey" w:date="2023-07-21T08:36:00Z">
        <w:r w:rsidR="28B5FAFB" w:rsidRPr="296A2FDC" w:rsidDel="000B5241">
          <w:rPr>
            <w:rFonts w:ascii="Times New Roman" w:eastAsia="Times New Roman" w:hAnsi="Times New Roman" w:cs="Times New Roman"/>
          </w:rPr>
          <w:delText xml:space="preserve">diet composition analyses. </w:delText>
        </w:r>
      </w:del>
      <w:ins w:id="141" w:author="Nathan Furey" w:date="2023-07-21T08:36:00Z">
        <w:r w:rsidR="000B5241">
          <w:rPr>
            <w:rFonts w:ascii="Times New Roman" w:eastAsia="Times New Roman" w:hAnsi="Times New Roman" w:cs="Times New Roman"/>
          </w:rPr>
          <w:t xml:space="preserve">Between the two predators, </w:t>
        </w:r>
      </w:ins>
      <w:del w:id="142" w:author="Nathan Furey" w:date="2023-07-21T08:36:00Z">
        <w:r w:rsidR="7EBAD6AA" w:rsidRPr="296A2FDC" w:rsidDel="000B5241">
          <w:rPr>
            <w:rFonts w:ascii="Times New Roman" w:eastAsia="Times New Roman" w:hAnsi="Times New Roman" w:cs="Times New Roman"/>
          </w:rPr>
          <w:delText>T</w:delText>
        </w:r>
      </w:del>
      <w:ins w:id="143" w:author="Nathan Furey" w:date="2023-07-21T08:36:00Z">
        <w:r w:rsidR="000B5241">
          <w:rPr>
            <w:rFonts w:ascii="Times New Roman" w:eastAsia="Times New Roman" w:hAnsi="Times New Roman" w:cs="Times New Roman"/>
          </w:rPr>
          <w:t>t</w:t>
        </w:r>
      </w:ins>
      <w:r w:rsidR="7EBAD6AA" w:rsidRPr="296A2FDC">
        <w:rPr>
          <w:rFonts w:ascii="Times New Roman" w:eastAsia="Times New Roman" w:hAnsi="Times New Roman" w:cs="Times New Roman"/>
        </w:rPr>
        <w:t>here were 15 identifiable prey types among all stomachs</w:t>
      </w:r>
      <w:r w:rsidR="64D0A1BC" w:rsidRPr="296A2FDC">
        <w:rPr>
          <w:rFonts w:ascii="Times New Roman" w:eastAsia="Times New Roman" w:hAnsi="Times New Roman" w:cs="Times New Roman"/>
        </w:rPr>
        <w:t>, with char and sculpin each consuming 12 unique prey types</w:t>
      </w:r>
      <w:r w:rsidR="7EBAD6AA" w:rsidRPr="296A2FDC">
        <w:rPr>
          <w:rFonts w:ascii="Times New Roman" w:eastAsia="Times New Roman" w:hAnsi="Times New Roman" w:cs="Times New Roman"/>
        </w:rPr>
        <w:t xml:space="preserve"> (</w:t>
      </w:r>
      <w:r w:rsidR="009C087A" w:rsidRPr="296A2FDC">
        <w:rPr>
          <w:rFonts w:ascii="Times New Roman" w:eastAsia="Times New Roman" w:hAnsi="Times New Roman" w:cs="Times New Roman"/>
        </w:rPr>
        <w:t>Figure 1</w:t>
      </w:r>
      <w:r w:rsidR="7EBAD6AA" w:rsidRPr="296A2FDC">
        <w:rPr>
          <w:rFonts w:ascii="Times New Roman" w:eastAsia="Times New Roman" w:hAnsi="Times New Roman" w:cs="Times New Roman"/>
        </w:rPr>
        <w:t xml:space="preserve">). </w:t>
      </w:r>
      <w:commentRangeStart w:id="144"/>
      <w:r w:rsidR="7EBAD6AA" w:rsidRPr="296A2FDC">
        <w:rPr>
          <w:rFonts w:ascii="Times New Roman" w:eastAsia="Times New Roman" w:hAnsi="Times New Roman" w:cs="Times New Roman"/>
        </w:rPr>
        <w:t xml:space="preserve">Four </w:t>
      </w:r>
      <w:bookmarkStart w:id="145" w:name="_Int_ENbDcZVG"/>
      <w:r w:rsidR="7EBAD6AA" w:rsidRPr="296A2FDC">
        <w:rPr>
          <w:rFonts w:ascii="Times New Roman" w:eastAsia="Times New Roman" w:hAnsi="Times New Roman" w:cs="Times New Roman"/>
        </w:rPr>
        <w:t>additional</w:t>
      </w:r>
      <w:bookmarkEnd w:id="145"/>
      <w:r w:rsidR="7EBAD6AA" w:rsidRPr="296A2FDC">
        <w:rPr>
          <w:rFonts w:ascii="Times New Roman" w:eastAsia="Times New Roman" w:hAnsi="Times New Roman" w:cs="Times New Roman"/>
        </w:rPr>
        <w:t xml:space="preserve"> categories were </w:t>
      </w:r>
      <w:bookmarkStart w:id="146" w:name="_Int_thn7hutC"/>
      <w:r w:rsidR="7EBAD6AA" w:rsidRPr="296A2FDC">
        <w:rPr>
          <w:rFonts w:ascii="Times New Roman" w:eastAsia="Times New Roman" w:hAnsi="Times New Roman" w:cs="Times New Roman"/>
        </w:rPr>
        <w:t>established</w:t>
      </w:r>
      <w:bookmarkEnd w:id="146"/>
      <w:r w:rsidR="7EBAD6AA" w:rsidRPr="296A2FDC">
        <w:rPr>
          <w:rFonts w:ascii="Times New Roman" w:eastAsia="Times New Roman" w:hAnsi="Times New Roman" w:cs="Times New Roman"/>
        </w:rPr>
        <w:t xml:space="preserve"> for</w:t>
      </w:r>
      <w:r w:rsidR="7E30946F" w:rsidRPr="296A2FDC">
        <w:rPr>
          <w:rFonts w:ascii="Times New Roman" w:eastAsia="Times New Roman" w:hAnsi="Times New Roman" w:cs="Times New Roman"/>
        </w:rPr>
        <w:t xml:space="preserve"> undigestible or unidentifiable prey items (</w:t>
      </w:r>
      <w:r w:rsidR="009C087A" w:rsidRPr="296A2FDC">
        <w:rPr>
          <w:rFonts w:ascii="Times New Roman" w:eastAsia="Times New Roman" w:hAnsi="Times New Roman" w:cs="Times New Roman"/>
        </w:rPr>
        <w:t>Figure 1</w:t>
      </w:r>
      <w:r w:rsidR="7E30946F" w:rsidRPr="296A2FDC">
        <w:rPr>
          <w:rFonts w:ascii="Times New Roman" w:eastAsia="Times New Roman" w:hAnsi="Times New Roman" w:cs="Times New Roman"/>
        </w:rPr>
        <w:t>)</w:t>
      </w:r>
      <w:r w:rsidR="77AE3040" w:rsidRPr="296A2FDC">
        <w:rPr>
          <w:rFonts w:ascii="Times New Roman" w:eastAsia="Times New Roman" w:hAnsi="Times New Roman" w:cs="Times New Roman"/>
        </w:rPr>
        <w:t>.</w:t>
      </w:r>
      <w:r w:rsidR="7408D8D6" w:rsidRPr="296A2FDC">
        <w:rPr>
          <w:rFonts w:ascii="Times New Roman" w:eastAsia="Times New Roman" w:hAnsi="Times New Roman" w:cs="Times New Roman"/>
        </w:rPr>
        <w:t xml:space="preserve"> </w:t>
      </w:r>
      <w:commentRangeEnd w:id="144"/>
      <w:r w:rsidR="000B5241">
        <w:rPr>
          <w:rStyle w:val="CommentReference"/>
        </w:rPr>
        <w:commentReference w:id="144"/>
      </w:r>
      <w:r w:rsidR="004E020C" w:rsidRPr="296A2FDC">
        <w:rPr>
          <w:rFonts w:ascii="Times New Roman" w:eastAsia="Times New Roman" w:hAnsi="Times New Roman" w:cs="Times New Roman"/>
        </w:rPr>
        <w:t xml:space="preserve">Of the prey items consumed, frequencies ranged from </w:t>
      </w:r>
      <w:r w:rsidR="008F4A16" w:rsidRPr="296A2FDC">
        <w:rPr>
          <w:rFonts w:ascii="Times New Roman" w:eastAsia="Times New Roman" w:hAnsi="Times New Roman" w:cs="Times New Roman"/>
        </w:rPr>
        <w:t>&lt;1%</w:t>
      </w:r>
      <w:r w:rsidR="00122420" w:rsidRPr="296A2FDC">
        <w:rPr>
          <w:rFonts w:ascii="Times New Roman" w:eastAsia="Times New Roman" w:hAnsi="Times New Roman" w:cs="Times New Roman"/>
        </w:rPr>
        <w:t xml:space="preserve"> to 93.3% for a </w:t>
      </w:r>
      <w:del w:id="147" w:author="Nathan Furey" w:date="2023-07-20T09:17:00Z">
        <w:r w:rsidR="000E62AC" w:rsidRPr="296A2FDC" w:rsidDel="00987615">
          <w:rPr>
            <w:rFonts w:ascii="Times New Roman" w:eastAsia="Times New Roman" w:hAnsi="Times New Roman" w:cs="Times New Roman"/>
          </w:rPr>
          <w:delText>taxa</w:delText>
        </w:r>
      </w:del>
      <w:ins w:id="148" w:author="Nathan Furey" w:date="2023-07-20T09:17:00Z">
        <w:r w:rsidR="00987615" w:rsidRPr="296A2FDC">
          <w:rPr>
            <w:rFonts w:ascii="Times New Roman" w:eastAsia="Times New Roman" w:hAnsi="Times New Roman" w:cs="Times New Roman"/>
          </w:rPr>
          <w:t>taxon</w:t>
        </w:r>
      </w:ins>
      <w:r w:rsidR="000E62AC" w:rsidRPr="296A2FDC">
        <w:rPr>
          <w:rFonts w:ascii="Times New Roman" w:eastAsia="Times New Roman" w:hAnsi="Times New Roman" w:cs="Times New Roman"/>
        </w:rPr>
        <w:t xml:space="preserve"> in a given year. The most </w:t>
      </w:r>
      <w:r w:rsidR="00BF2A92" w:rsidRPr="296A2FDC">
        <w:rPr>
          <w:rFonts w:ascii="Times New Roman" w:eastAsia="Times New Roman" w:hAnsi="Times New Roman" w:cs="Times New Roman"/>
        </w:rPr>
        <w:t xml:space="preserve">commonly consumed prey items were </w:t>
      </w:r>
      <w:commentRangeStart w:id="149"/>
      <w:r w:rsidR="00672DDE" w:rsidRPr="296A2FDC">
        <w:rPr>
          <w:rFonts w:ascii="Times New Roman" w:eastAsia="Times New Roman" w:hAnsi="Times New Roman" w:cs="Times New Roman"/>
        </w:rPr>
        <w:t xml:space="preserve">Amphipods </w:t>
      </w:r>
      <w:commentRangeEnd w:id="149"/>
      <w:r w:rsidR="000B5241">
        <w:rPr>
          <w:rStyle w:val="CommentReference"/>
        </w:rPr>
        <w:commentReference w:id="149"/>
      </w:r>
      <w:r w:rsidR="00672DDE" w:rsidRPr="296A2FDC">
        <w:rPr>
          <w:rFonts w:ascii="Times New Roman" w:eastAsia="Times New Roman" w:hAnsi="Times New Roman" w:cs="Times New Roman"/>
        </w:rPr>
        <w:t xml:space="preserve">(n = 109, 41.4%) </w:t>
      </w:r>
      <w:r w:rsidR="00872FA3" w:rsidRPr="296A2FDC">
        <w:rPr>
          <w:rFonts w:ascii="Times New Roman" w:eastAsia="Times New Roman" w:hAnsi="Times New Roman" w:cs="Times New Roman"/>
        </w:rPr>
        <w:t xml:space="preserve">with the most common among those identified more specifically being </w:t>
      </w:r>
      <w:r w:rsidR="00872FA3" w:rsidRPr="296A2FDC">
        <w:rPr>
          <w:rFonts w:ascii="Times New Roman" w:eastAsia="Times New Roman" w:hAnsi="Times New Roman" w:cs="Times New Roman"/>
          <w:i/>
          <w:iCs/>
        </w:rPr>
        <w:t>Onisimus</w:t>
      </w:r>
      <w:r w:rsidR="00872FA3" w:rsidRPr="296A2FDC">
        <w:rPr>
          <w:rFonts w:ascii="Times New Roman" w:eastAsia="Times New Roman" w:hAnsi="Times New Roman" w:cs="Times New Roman"/>
        </w:rPr>
        <w:t xml:space="preserve"> sp. </w:t>
      </w:r>
      <w:r w:rsidR="00BA13B5" w:rsidRPr="296A2FDC">
        <w:rPr>
          <w:rFonts w:ascii="Times New Roman" w:eastAsia="Times New Roman" w:hAnsi="Times New Roman" w:cs="Times New Roman"/>
        </w:rPr>
        <w:t>that were</w:t>
      </w:r>
      <w:r w:rsidR="005D6928" w:rsidRPr="296A2FDC">
        <w:rPr>
          <w:rFonts w:ascii="Times New Roman" w:eastAsia="Times New Roman" w:hAnsi="Times New Roman" w:cs="Times New Roman"/>
        </w:rPr>
        <w:t xml:space="preserve"> found in 81 stomachs (30.7%).</w:t>
      </w:r>
      <w:r w:rsidR="00BA13B5" w:rsidRPr="296A2FDC">
        <w:rPr>
          <w:rFonts w:ascii="Times New Roman" w:eastAsia="Times New Roman" w:hAnsi="Times New Roman" w:cs="Times New Roman"/>
        </w:rPr>
        <w:t xml:space="preserve"> </w:t>
      </w:r>
      <w:commentRangeStart w:id="150"/>
      <w:r w:rsidR="00D47803" w:rsidRPr="296A2FDC">
        <w:rPr>
          <w:rFonts w:ascii="Times New Roman" w:eastAsia="Times New Roman" w:hAnsi="Times New Roman" w:cs="Times New Roman"/>
        </w:rPr>
        <w:t xml:space="preserve">The </w:t>
      </w:r>
      <w:r w:rsidR="00566152" w:rsidRPr="296A2FDC">
        <w:rPr>
          <w:rFonts w:ascii="Times New Roman" w:eastAsia="Times New Roman" w:hAnsi="Times New Roman" w:cs="Times New Roman"/>
        </w:rPr>
        <w:t>prevalence of amphipods as a top prey item was consistent across years</w:t>
      </w:r>
      <w:r w:rsidR="002B3B9E" w:rsidRPr="296A2FDC">
        <w:rPr>
          <w:rFonts w:ascii="Times New Roman" w:eastAsia="Times New Roman" w:hAnsi="Times New Roman" w:cs="Times New Roman"/>
        </w:rPr>
        <w:t xml:space="preserve"> for sculpins</w:t>
      </w:r>
      <w:r w:rsidR="00A23FF2" w:rsidRPr="296A2FDC">
        <w:rPr>
          <w:rFonts w:ascii="Times New Roman" w:eastAsia="Times New Roman" w:hAnsi="Times New Roman" w:cs="Times New Roman"/>
        </w:rPr>
        <w:t xml:space="preserve"> </w:t>
      </w:r>
      <w:r w:rsidR="000D10A4" w:rsidRPr="296A2FDC">
        <w:rPr>
          <w:rFonts w:ascii="Times New Roman" w:eastAsia="Times New Roman" w:hAnsi="Times New Roman" w:cs="Times New Roman"/>
        </w:rPr>
        <w:t xml:space="preserve">(2017: Amphipod, FOO = 61.2%; 2018: </w:t>
      </w:r>
      <w:r w:rsidR="000F1179" w:rsidRPr="296A2FDC">
        <w:rPr>
          <w:rFonts w:ascii="Times New Roman" w:eastAsia="Times New Roman" w:hAnsi="Times New Roman" w:cs="Times New Roman"/>
          <w:i/>
          <w:iCs/>
        </w:rPr>
        <w:t>Onisimus</w:t>
      </w:r>
      <w:r w:rsidR="000F1179" w:rsidRPr="296A2FDC">
        <w:rPr>
          <w:rFonts w:ascii="Times New Roman" w:eastAsia="Times New Roman" w:hAnsi="Times New Roman" w:cs="Times New Roman"/>
        </w:rPr>
        <w:t xml:space="preserve"> sp., FOO = 46.9%; 2019: Amphipod, FOO = </w:t>
      </w:r>
      <w:r w:rsidR="00090884" w:rsidRPr="296A2FDC">
        <w:rPr>
          <w:rFonts w:ascii="Times New Roman" w:eastAsia="Times New Roman" w:hAnsi="Times New Roman" w:cs="Times New Roman"/>
        </w:rPr>
        <w:t>50.0%)</w:t>
      </w:r>
      <w:r w:rsidR="00D47803" w:rsidRPr="296A2FDC">
        <w:rPr>
          <w:rFonts w:ascii="Times New Roman" w:eastAsia="Times New Roman" w:hAnsi="Times New Roman" w:cs="Times New Roman"/>
        </w:rPr>
        <w:t xml:space="preserve"> </w:t>
      </w:r>
      <w:r w:rsidR="002B3B9E" w:rsidRPr="296A2FDC">
        <w:rPr>
          <w:rFonts w:ascii="Times New Roman" w:eastAsia="Times New Roman" w:hAnsi="Times New Roman" w:cs="Times New Roman"/>
        </w:rPr>
        <w:t>and for Arcti</w:t>
      </w:r>
      <w:commentRangeEnd w:id="150"/>
      <w:r w:rsidR="003A79AE">
        <w:rPr>
          <w:rStyle w:val="CommentReference"/>
        </w:rPr>
        <w:commentReference w:id="150"/>
      </w:r>
      <w:r w:rsidR="002B3B9E" w:rsidRPr="296A2FDC">
        <w:rPr>
          <w:rFonts w:ascii="Times New Roman" w:eastAsia="Times New Roman" w:hAnsi="Times New Roman" w:cs="Times New Roman"/>
        </w:rPr>
        <w:t xml:space="preserve">c char (2017: Amphipod, FOO = 68.5%; 2018: </w:t>
      </w:r>
      <w:r w:rsidR="0062603F" w:rsidRPr="296A2FDC">
        <w:rPr>
          <w:rFonts w:ascii="Times New Roman" w:eastAsia="Times New Roman" w:hAnsi="Times New Roman" w:cs="Times New Roman"/>
          <w:i/>
          <w:iCs/>
        </w:rPr>
        <w:t>Onisimus</w:t>
      </w:r>
      <w:r w:rsidR="0062603F" w:rsidRPr="296A2FDC">
        <w:rPr>
          <w:rFonts w:ascii="Times New Roman" w:eastAsia="Times New Roman" w:hAnsi="Times New Roman" w:cs="Times New Roman"/>
        </w:rPr>
        <w:t xml:space="preserve"> sp., FOO = 68.1%; 2019: </w:t>
      </w:r>
      <w:r w:rsidR="0062603F" w:rsidRPr="296A2FDC">
        <w:rPr>
          <w:rFonts w:ascii="Times New Roman" w:eastAsia="Times New Roman" w:hAnsi="Times New Roman" w:cs="Times New Roman"/>
          <w:i/>
          <w:iCs/>
        </w:rPr>
        <w:t>Themisto</w:t>
      </w:r>
      <w:r w:rsidR="0062603F" w:rsidRPr="296A2FDC">
        <w:rPr>
          <w:rFonts w:ascii="Times New Roman" w:eastAsia="Times New Roman" w:hAnsi="Times New Roman" w:cs="Times New Roman"/>
        </w:rPr>
        <w:t xml:space="preserve"> sp., FOO = 93.3%</w:t>
      </w:r>
      <w:r w:rsidR="003F527D" w:rsidRPr="296A2FDC">
        <w:rPr>
          <w:rFonts w:ascii="Times New Roman" w:eastAsia="Times New Roman" w:hAnsi="Times New Roman" w:cs="Times New Roman"/>
        </w:rPr>
        <w:t>; Figure 1</w:t>
      </w:r>
      <w:r w:rsidR="0062603F" w:rsidRPr="296A2FDC">
        <w:rPr>
          <w:rFonts w:ascii="Times New Roman" w:eastAsia="Times New Roman" w:hAnsi="Times New Roman" w:cs="Times New Roman"/>
        </w:rPr>
        <w:t>).</w:t>
      </w:r>
      <w:r w:rsidR="00B17CA6" w:rsidRPr="296A2FDC">
        <w:rPr>
          <w:rFonts w:ascii="Times New Roman" w:eastAsia="Times New Roman" w:hAnsi="Times New Roman" w:cs="Times New Roman"/>
        </w:rPr>
        <w:t xml:space="preserve"> The largest difference </w:t>
      </w:r>
      <w:r w:rsidR="000E7343" w:rsidRPr="296A2FDC">
        <w:rPr>
          <w:rFonts w:ascii="Times New Roman" w:eastAsia="Times New Roman" w:hAnsi="Times New Roman" w:cs="Times New Roman"/>
        </w:rPr>
        <w:t>of</w:t>
      </w:r>
      <w:r w:rsidR="00B17CA6" w:rsidRPr="296A2FDC">
        <w:rPr>
          <w:rFonts w:ascii="Times New Roman" w:eastAsia="Times New Roman" w:hAnsi="Times New Roman" w:cs="Times New Roman"/>
        </w:rPr>
        <w:t xml:space="preserve"> the</w:t>
      </w:r>
      <w:r w:rsidR="000E7343" w:rsidRPr="296A2FDC">
        <w:rPr>
          <w:rFonts w:ascii="Times New Roman" w:eastAsia="Times New Roman" w:hAnsi="Times New Roman" w:cs="Times New Roman"/>
        </w:rPr>
        <w:t xml:space="preserve"> </w:t>
      </w:r>
      <w:r w:rsidR="000416E8" w:rsidRPr="296A2FDC">
        <w:rPr>
          <w:rFonts w:ascii="Times New Roman" w:eastAsia="Times New Roman" w:hAnsi="Times New Roman" w:cs="Times New Roman"/>
        </w:rPr>
        <w:t xml:space="preserve">total </w:t>
      </w:r>
      <w:r w:rsidR="000E7343" w:rsidRPr="296A2FDC">
        <w:rPr>
          <w:rFonts w:ascii="Times New Roman" w:eastAsia="Times New Roman" w:hAnsi="Times New Roman" w:cs="Times New Roman"/>
        </w:rPr>
        <w:t xml:space="preserve">FOO for a prey item between the two predator taxa was </w:t>
      </w:r>
      <w:r w:rsidR="00D93D19" w:rsidRPr="296A2FDC">
        <w:rPr>
          <w:rFonts w:ascii="Times New Roman" w:eastAsia="Times New Roman" w:hAnsi="Times New Roman" w:cs="Times New Roman"/>
        </w:rPr>
        <w:t xml:space="preserve">for </w:t>
      </w:r>
      <w:r w:rsidR="00D93D19" w:rsidRPr="296A2FDC">
        <w:rPr>
          <w:rFonts w:ascii="Times New Roman" w:eastAsia="Times New Roman" w:hAnsi="Times New Roman" w:cs="Times New Roman"/>
          <w:i/>
          <w:iCs/>
        </w:rPr>
        <w:t>Themisto</w:t>
      </w:r>
      <w:r w:rsidR="00D93D19" w:rsidRPr="296A2FDC">
        <w:rPr>
          <w:rFonts w:ascii="Times New Roman" w:eastAsia="Times New Roman" w:hAnsi="Times New Roman" w:cs="Times New Roman"/>
        </w:rPr>
        <w:t xml:space="preserve"> sp. as they were never found in the diets of sculpins</w:t>
      </w:r>
      <w:r w:rsidR="00B14BE2" w:rsidRPr="296A2FDC">
        <w:rPr>
          <w:rFonts w:ascii="Times New Roman" w:eastAsia="Times New Roman" w:hAnsi="Times New Roman" w:cs="Times New Roman"/>
        </w:rPr>
        <w:t xml:space="preserve"> (0% </w:t>
      </w:r>
      <w:ins w:id="151" w:author="Nathan Furey" w:date="2023-07-21T08:39:00Z">
        <w:r w:rsidR="003A79AE">
          <w:rPr>
            <w:rFonts w:ascii="Times New Roman" w:eastAsia="Times New Roman" w:hAnsi="Times New Roman" w:cs="Times New Roman"/>
          </w:rPr>
          <w:t xml:space="preserve">FOO </w:t>
        </w:r>
      </w:ins>
      <w:r w:rsidR="00B14BE2" w:rsidRPr="296A2FDC">
        <w:rPr>
          <w:rFonts w:ascii="Times New Roman" w:eastAsia="Times New Roman" w:hAnsi="Times New Roman" w:cs="Times New Roman"/>
        </w:rPr>
        <w:t>vs 32.1%</w:t>
      </w:r>
      <w:ins w:id="152" w:author="Nathan Furey" w:date="2023-07-21T08:39:00Z">
        <w:r w:rsidR="003A79AE">
          <w:rPr>
            <w:rFonts w:ascii="Times New Roman" w:eastAsia="Times New Roman" w:hAnsi="Times New Roman" w:cs="Times New Roman"/>
          </w:rPr>
          <w:t xml:space="preserve"> </w:t>
        </w:r>
      </w:ins>
      <w:ins w:id="153" w:author="Nathan Furey" w:date="2023-07-21T08:40:00Z">
        <w:r w:rsidR="003A79AE">
          <w:rPr>
            <w:rFonts w:ascii="Times New Roman" w:eastAsia="Times New Roman" w:hAnsi="Times New Roman" w:cs="Times New Roman"/>
          </w:rPr>
          <w:t>FOO for Arctic char</w:t>
        </w:r>
      </w:ins>
      <w:r w:rsidR="00B14BE2" w:rsidRPr="296A2FDC">
        <w:rPr>
          <w:rFonts w:ascii="Times New Roman" w:eastAsia="Times New Roman" w:hAnsi="Times New Roman" w:cs="Times New Roman"/>
        </w:rPr>
        <w:t>)</w:t>
      </w:r>
      <w:r w:rsidR="1C8E107B" w:rsidRPr="296A2FDC">
        <w:rPr>
          <w:rFonts w:ascii="Times New Roman" w:eastAsia="Times New Roman" w:hAnsi="Times New Roman" w:cs="Times New Roman"/>
        </w:rPr>
        <w:t>.</w:t>
      </w:r>
      <w:r w:rsidR="00B14BE2" w:rsidRPr="296A2FDC">
        <w:rPr>
          <w:rFonts w:ascii="Times New Roman" w:eastAsia="Times New Roman" w:hAnsi="Times New Roman" w:cs="Times New Roman"/>
        </w:rPr>
        <w:t xml:space="preserve"> </w:t>
      </w:r>
      <w:r w:rsidR="1AC6E0EB" w:rsidRPr="296A2FDC">
        <w:rPr>
          <w:rFonts w:ascii="Times New Roman" w:eastAsia="Times New Roman" w:hAnsi="Times New Roman" w:cs="Times New Roman"/>
        </w:rPr>
        <w:t>F</w:t>
      </w:r>
      <w:r w:rsidR="00B14BE2" w:rsidRPr="296A2FDC">
        <w:rPr>
          <w:rFonts w:ascii="Times New Roman" w:eastAsia="Times New Roman" w:hAnsi="Times New Roman" w:cs="Times New Roman"/>
        </w:rPr>
        <w:t>or those</w:t>
      </w:r>
      <w:r w:rsidR="56027940" w:rsidRPr="296A2FDC">
        <w:rPr>
          <w:rFonts w:ascii="Times New Roman" w:eastAsia="Times New Roman" w:hAnsi="Times New Roman" w:cs="Times New Roman"/>
        </w:rPr>
        <w:t xml:space="preserve"> taxa</w:t>
      </w:r>
      <w:r w:rsidR="00B14BE2" w:rsidRPr="296A2FDC">
        <w:rPr>
          <w:rFonts w:ascii="Times New Roman" w:eastAsia="Times New Roman" w:hAnsi="Times New Roman" w:cs="Times New Roman"/>
        </w:rPr>
        <w:t xml:space="preserve"> consumed by both </w:t>
      </w:r>
      <w:r w:rsidR="009630C4" w:rsidRPr="296A2FDC">
        <w:rPr>
          <w:rFonts w:ascii="Times New Roman" w:eastAsia="Times New Roman" w:hAnsi="Times New Roman" w:cs="Times New Roman"/>
        </w:rPr>
        <w:t xml:space="preserve">predators the largest difference was for </w:t>
      </w:r>
      <w:r w:rsidR="008B2C39" w:rsidRPr="296A2FDC">
        <w:rPr>
          <w:rFonts w:ascii="Times New Roman" w:eastAsia="Times New Roman" w:hAnsi="Times New Roman" w:cs="Times New Roman"/>
        </w:rPr>
        <w:t xml:space="preserve">Copepods (Sculpin </w:t>
      </w:r>
      <w:ins w:id="154" w:author="Nathan Furey" w:date="2023-07-21T08:40:00Z">
        <w:r w:rsidR="003A79AE">
          <w:rPr>
            <w:rFonts w:ascii="Times New Roman" w:eastAsia="Times New Roman" w:hAnsi="Times New Roman" w:cs="Times New Roman"/>
          </w:rPr>
          <w:t xml:space="preserve">FOO </w:t>
        </w:r>
      </w:ins>
      <w:r w:rsidR="008B2C39" w:rsidRPr="296A2FDC">
        <w:rPr>
          <w:rFonts w:ascii="Times New Roman" w:eastAsia="Times New Roman" w:hAnsi="Times New Roman" w:cs="Times New Roman"/>
        </w:rPr>
        <w:t xml:space="preserve">10.7% </w:t>
      </w:r>
      <w:r w:rsidR="003F527D" w:rsidRPr="296A2FDC">
        <w:rPr>
          <w:rFonts w:ascii="Times New Roman" w:eastAsia="Times New Roman" w:hAnsi="Times New Roman" w:cs="Times New Roman"/>
        </w:rPr>
        <w:t>vs</w:t>
      </w:r>
      <w:r w:rsidR="008B2C39" w:rsidRPr="296A2FDC">
        <w:rPr>
          <w:rFonts w:ascii="Times New Roman" w:eastAsia="Times New Roman" w:hAnsi="Times New Roman" w:cs="Times New Roman"/>
        </w:rPr>
        <w:t xml:space="preserve"> Arctic </w:t>
      </w:r>
      <w:r w:rsidR="003F527D" w:rsidRPr="296A2FDC">
        <w:rPr>
          <w:rFonts w:ascii="Times New Roman" w:eastAsia="Times New Roman" w:hAnsi="Times New Roman" w:cs="Times New Roman"/>
        </w:rPr>
        <w:t>c</w:t>
      </w:r>
      <w:r w:rsidR="008B2C39" w:rsidRPr="296A2FDC">
        <w:rPr>
          <w:rFonts w:ascii="Times New Roman" w:eastAsia="Times New Roman" w:hAnsi="Times New Roman" w:cs="Times New Roman"/>
        </w:rPr>
        <w:t xml:space="preserve">har </w:t>
      </w:r>
      <w:ins w:id="155" w:author="Nathan Furey" w:date="2023-07-21T08:40:00Z">
        <w:r w:rsidR="003A79AE">
          <w:rPr>
            <w:rFonts w:ascii="Times New Roman" w:eastAsia="Times New Roman" w:hAnsi="Times New Roman" w:cs="Times New Roman"/>
          </w:rPr>
          <w:t xml:space="preserve">FOO </w:t>
        </w:r>
      </w:ins>
      <w:r w:rsidR="008B2C39" w:rsidRPr="296A2FDC">
        <w:rPr>
          <w:rFonts w:ascii="Times New Roman" w:eastAsia="Times New Roman" w:hAnsi="Times New Roman" w:cs="Times New Roman"/>
        </w:rPr>
        <w:t xml:space="preserve">35.6%) and </w:t>
      </w:r>
      <w:commentRangeStart w:id="156"/>
      <w:r w:rsidR="008B2C39" w:rsidRPr="296A2FDC">
        <w:rPr>
          <w:rFonts w:ascii="Times New Roman" w:eastAsia="Times New Roman" w:hAnsi="Times New Roman" w:cs="Times New Roman"/>
        </w:rPr>
        <w:t xml:space="preserve">Fish (Sculpin </w:t>
      </w:r>
      <w:ins w:id="157" w:author="Nathan Furey" w:date="2023-07-21T08:40:00Z">
        <w:r w:rsidR="003A79AE">
          <w:rPr>
            <w:rFonts w:ascii="Times New Roman" w:eastAsia="Times New Roman" w:hAnsi="Times New Roman" w:cs="Times New Roman"/>
          </w:rPr>
          <w:t xml:space="preserve">FOO </w:t>
        </w:r>
      </w:ins>
      <w:r w:rsidR="008B2C39" w:rsidRPr="296A2FDC">
        <w:rPr>
          <w:rFonts w:ascii="Times New Roman" w:eastAsia="Times New Roman" w:hAnsi="Times New Roman" w:cs="Times New Roman"/>
        </w:rPr>
        <w:t xml:space="preserve">21.0% vs Arctic char </w:t>
      </w:r>
      <w:ins w:id="158" w:author="Nathan Furey" w:date="2023-07-21T08:40:00Z">
        <w:r w:rsidR="003A79AE">
          <w:rPr>
            <w:rFonts w:ascii="Times New Roman" w:eastAsia="Times New Roman" w:hAnsi="Times New Roman" w:cs="Times New Roman"/>
          </w:rPr>
          <w:t xml:space="preserve">FOO </w:t>
        </w:r>
      </w:ins>
      <w:r w:rsidR="003F527D" w:rsidRPr="296A2FDC">
        <w:rPr>
          <w:rFonts w:ascii="Times New Roman" w:eastAsia="Times New Roman" w:hAnsi="Times New Roman" w:cs="Times New Roman"/>
        </w:rPr>
        <w:t xml:space="preserve">42.5%; Figure </w:t>
      </w:r>
      <w:commentRangeEnd w:id="156"/>
      <w:r w:rsidR="003A79AE">
        <w:rPr>
          <w:rStyle w:val="CommentReference"/>
        </w:rPr>
        <w:commentReference w:id="156"/>
      </w:r>
      <w:r w:rsidR="003F527D" w:rsidRPr="296A2FDC">
        <w:rPr>
          <w:rFonts w:ascii="Times New Roman" w:eastAsia="Times New Roman" w:hAnsi="Times New Roman" w:cs="Times New Roman"/>
        </w:rPr>
        <w:t>1).</w:t>
      </w:r>
    </w:p>
    <w:p w14:paraId="74847FB8" w14:textId="3AC96A30" w:rsidR="000416E8" w:rsidRPr="00E74FBC" w:rsidRDefault="000416E8"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Diets were successfully ordinate</w:t>
      </w:r>
      <w:r w:rsidR="00345D74" w:rsidRPr="00E74FBC">
        <w:rPr>
          <w:rFonts w:ascii="Times New Roman" w:eastAsia="Times New Roman" w:hAnsi="Times New Roman" w:cs="Times New Roman"/>
        </w:rPr>
        <w:t>d on three axes through NMDS</w:t>
      </w:r>
      <w:r w:rsidR="00210179" w:rsidRPr="00E74FBC">
        <w:rPr>
          <w:rFonts w:ascii="Times New Roman" w:eastAsia="Times New Roman" w:hAnsi="Times New Roman" w:cs="Times New Roman"/>
        </w:rPr>
        <w:t xml:space="preserve"> with a stress of 9.04</w:t>
      </w:r>
      <w:r w:rsidR="00864667" w:rsidRPr="00E74FBC">
        <w:rPr>
          <w:rFonts w:ascii="Times New Roman" w:eastAsia="Times New Roman" w:hAnsi="Times New Roman" w:cs="Times New Roman"/>
        </w:rPr>
        <w:t xml:space="preserve"> (Figure 2)</w:t>
      </w:r>
      <w:r w:rsidR="00C93F39" w:rsidRPr="00E74FBC">
        <w:rPr>
          <w:rFonts w:ascii="Times New Roman" w:eastAsia="Times New Roman" w:hAnsi="Times New Roman" w:cs="Times New Roman"/>
        </w:rPr>
        <w:t xml:space="preserve">. </w:t>
      </w:r>
      <w:r w:rsidR="00CA07A9" w:rsidRPr="00E74FBC">
        <w:rPr>
          <w:rFonts w:ascii="Times New Roman" w:eastAsia="Times New Roman" w:hAnsi="Times New Roman" w:cs="Times New Roman"/>
        </w:rPr>
        <w:t>The majority of the ordination space for a predator taxa in a sampling year was overlapping across taxa and years</w:t>
      </w:r>
      <w:r w:rsidR="00957CC6" w:rsidRPr="00E74FBC">
        <w:rPr>
          <w:rFonts w:ascii="Times New Roman" w:eastAsia="Times New Roman" w:hAnsi="Times New Roman" w:cs="Times New Roman"/>
        </w:rPr>
        <w:t xml:space="preserve"> with differences being driven by the inclusion of </w:t>
      </w:r>
      <w:r w:rsidR="007F4A84" w:rsidRPr="00E74FBC">
        <w:rPr>
          <w:rFonts w:ascii="Times New Roman" w:eastAsia="Times New Roman" w:hAnsi="Times New Roman" w:cs="Times New Roman"/>
        </w:rPr>
        <w:t xml:space="preserve">variably abundant prey items, e.g., </w:t>
      </w:r>
      <w:r w:rsidR="007F4A84" w:rsidRPr="00E74FBC">
        <w:rPr>
          <w:rFonts w:ascii="Times New Roman" w:eastAsia="Times New Roman" w:hAnsi="Times New Roman" w:cs="Times New Roman"/>
          <w:i/>
          <w:iCs/>
        </w:rPr>
        <w:t>Themisto</w:t>
      </w:r>
      <w:r w:rsidR="007F4A84" w:rsidRPr="00E74FBC">
        <w:rPr>
          <w:rFonts w:ascii="Times New Roman" w:eastAsia="Times New Roman" w:hAnsi="Times New Roman" w:cs="Times New Roman"/>
        </w:rPr>
        <w:t xml:space="preserve"> sp. by Arctic char in 2019</w:t>
      </w:r>
      <w:r w:rsidR="00864667" w:rsidRPr="00E74FBC">
        <w:rPr>
          <w:rFonts w:ascii="Times New Roman" w:eastAsia="Times New Roman" w:hAnsi="Times New Roman" w:cs="Times New Roman"/>
        </w:rPr>
        <w:t xml:space="preserve"> (Figure 2).</w:t>
      </w:r>
      <w:r w:rsidR="009B212F" w:rsidRPr="00E74FBC">
        <w:rPr>
          <w:rFonts w:ascii="Times New Roman" w:eastAsia="Times New Roman" w:hAnsi="Times New Roman" w:cs="Times New Roman"/>
        </w:rPr>
        <w:t xml:space="preserve"> I</w:t>
      </w:r>
      <w:r w:rsidR="000C136E" w:rsidRPr="00E74FBC">
        <w:rPr>
          <w:rFonts w:ascii="Times New Roman" w:eastAsia="Times New Roman" w:hAnsi="Times New Roman" w:cs="Times New Roman"/>
        </w:rPr>
        <w:t>SA revealed stronger associations between Arctic char and their prey than those by sculpins</w:t>
      </w:r>
      <w:r w:rsidR="00074445" w:rsidRPr="00E74FBC">
        <w:rPr>
          <w:rFonts w:ascii="Times New Roman" w:eastAsia="Times New Roman" w:hAnsi="Times New Roman" w:cs="Times New Roman"/>
        </w:rPr>
        <w:t xml:space="preserve">. Arctic char </w:t>
      </w:r>
      <w:r w:rsidR="00AA7A84" w:rsidRPr="00E74FBC">
        <w:rPr>
          <w:rFonts w:ascii="Times New Roman" w:eastAsia="Times New Roman" w:hAnsi="Times New Roman" w:cs="Times New Roman"/>
        </w:rPr>
        <w:t xml:space="preserve">possessed 6 significant </w:t>
      </w:r>
      <w:del w:id="159" w:author="Nathan Furey" w:date="2023-07-21T08:41:00Z">
        <w:r w:rsidR="00AA7A84" w:rsidRPr="00E74FBC" w:rsidDel="003A79AE">
          <w:rPr>
            <w:rFonts w:ascii="Times New Roman" w:eastAsia="Times New Roman" w:hAnsi="Times New Roman" w:cs="Times New Roman"/>
          </w:rPr>
          <w:delText xml:space="preserve">species </w:delText>
        </w:r>
      </w:del>
      <w:ins w:id="160" w:author="Nathan Furey" w:date="2023-07-21T08:41:00Z">
        <w:r w:rsidR="003A79AE">
          <w:rPr>
            <w:rFonts w:ascii="Times New Roman" w:eastAsia="Times New Roman" w:hAnsi="Times New Roman" w:cs="Times New Roman"/>
          </w:rPr>
          <w:t>prey types</w:t>
        </w:r>
        <w:r w:rsidR="003A79AE" w:rsidRPr="00E74FBC">
          <w:rPr>
            <w:rFonts w:ascii="Times New Roman" w:eastAsia="Times New Roman" w:hAnsi="Times New Roman" w:cs="Times New Roman"/>
          </w:rPr>
          <w:t xml:space="preserve"> </w:t>
        </w:r>
      </w:ins>
      <w:r w:rsidR="006204C5" w:rsidRPr="00E74FBC">
        <w:rPr>
          <w:rFonts w:ascii="Times New Roman" w:eastAsia="Times New Roman" w:hAnsi="Times New Roman" w:cs="Times New Roman"/>
        </w:rPr>
        <w:t xml:space="preserve">(Arctic cod, Sand lance, Fish, </w:t>
      </w:r>
      <w:r w:rsidR="006204C5" w:rsidRPr="00E74FBC">
        <w:rPr>
          <w:rFonts w:ascii="Times New Roman" w:eastAsia="Times New Roman" w:hAnsi="Times New Roman" w:cs="Times New Roman"/>
          <w:i/>
          <w:iCs/>
        </w:rPr>
        <w:t xml:space="preserve">Onisimus </w:t>
      </w:r>
      <w:r w:rsidR="006204C5" w:rsidRPr="00E74FBC">
        <w:rPr>
          <w:rFonts w:ascii="Times New Roman" w:eastAsia="Times New Roman" w:hAnsi="Times New Roman" w:cs="Times New Roman"/>
        </w:rPr>
        <w:t xml:space="preserve">sp., </w:t>
      </w:r>
      <w:r w:rsidR="006204C5" w:rsidRPr="00E74FBC">
        <w:rPr>
          <w:rFonts w:ascii="Times New Roman" w:eastAsia="Times New Roman" w:hAnsi="Times New Roman" w:cs="Times New Roman"/>
          <w:i/>
          <w:iCs/>
        </w:rPr>
        <w:t>Themisto</w:t>
      </w:r>
      <w:r w:rsidR="006204C5" w:rsidRPr="00E74FBC">
        <w:rPr>
          <w:rFonts w:ascii="Times New Roman" w:eastAsia="Times New Roman" w:hAnsi="Times New Roman" w:cs="Times New Roman"/>
        </w:rPr>
        <w:t xml:space="preserve"> sp., and Copepods) whereas sculpins had just two (</w:t>
      </w:r>
      <w:r w:rsidR="008D7314" w:rsidRPr="00E74FBC">
        <w:rPr>
          <w:rFonts w:ascii="Times New Roman" w:eastAsia="Times New Roman" w:hAnsi="Times New Roman" w:cs="Times New Roman"/>
        </w:rPr>
        <w:t xml:space="preserve">Amphipods and Mysids) as well as an association with Digested materials (Table 2). </w:t>
      </w:r>
      <w:r w:rsidR="008131DB" w:rsidRPr="00E74FBC">
        <w:rPr>
          <w:rFonts w:ascii="Times New Roman" w:eastAsia="Times New Roman" w:hAnsi="Times New Roman" w:cs="Times New Roman"/>
        </w:rPr>
        <w:t xml:space="preserve">All groups (combination of predator taxa and year) were significantly different </w:t>
      </w:r>
      <w:del w:id="161" w:author="Nathan Furey" w:date="2023-07-21T08:42:00Z">
        <w:r w:rsidR="008131DB" w:rsidRPr="00E74FBC" w:rsidDel="003A79AE">
          <w:rPr>
            <w:rFonts w:ascii="Times New Roman" w:eastAsia="Times New Roman" w:hAnsi="Times New Roman" w:cs="Times New Roman"/>
          </w:rPr>
          <w:delText xml:space="preserve">by </w:delText>
        </w:r>
      </w:del>
      <w:ins w:id="162" w:author="Nathan Furey" w:date="2023-07-21T08:42:00Z">
        <w:r w:rsidR="003A79AE">
          <w:rPr>
            <w:rFonts w:ascii="Times New Roman" w:eastAsia="Times New Roman" w:hAnsi="Times New Roman" w:cs="Times New Roman"/>
          </w:rPr>
          <w:t>via</w:t>
        </w:r>
        <w:r w:rsidR="003A79AE" w:rsidRPr="00E74FBC">
          <w:rPr>
            <w:rFonts w:ascii="Times New Roman" w:eastAsia="Times New Roman" w:hAnsi="Times New Roman" w:cs="Times New Roman"/>
          </w:rPr>
          <w:t xml:space="preserve"> </w:t>
        </w:r>
      </w:ins>
      <w:r w:rsidR="008131DB" w:rsidRPr="00E74FBC">
        <w:rPr>
          <w:rFonts w:ascii="Times New Roman" w:eastAsia="Times New Roman" w:hAnsi="Times New Roman" w:cs="Times New Roman"/>
        </w:rPr>
        <w:t>PerMANOVA (</w:t>
      </w:r>
      <w:r w:rsidR="00656206" w:rsidRPr="00E74FBC">
        <w:rPr>
          <w:rFonts w:ascii="Times New Roman" w:eastAsia="Times New Roman" w:hAnsi="Times New Roman" w:cs="Times New Roman"/>
        </w:rPr>
        <w:t xml:space="preserve">p </w:t>
      </w:r>
      <w:r w:rsidR="007B302B" w:rsidRPr="00E74FBC">
        <w:rPr>
          <w:rFonts w:ascii="Times New Roman" w:eastAsia="Times New Roman" w:hAnsi="Times New Roman" w:cs="Times New Roman"/>
        </w:rPr>
        <w:t>= 0.0015 – 0.0310</w:t>
      </w:r>
      <w:r w:rsidR="008131DB" w:rsidRPr="00E74FBC">
        <w:rPr>
          <w:rFonts w:ascii="Times New Roman" w:eastAsia="Times New Roman" w:hAnsi="Times New Roman" w:cs="Times New Roman"/>
        </w:rPr>
        <w:t>)</w:t>
      </w:r>
      <w:r w:rsidR="004F64C0" w:rsidRPr="00E74FBC">
        <w:rPr>
          <w:rFonts w:ascii="Times New Roman" w:eastAsia="Times New Roman" w:hAnsi="Times New Roman" w:cs="Times New Roman"/>
        </w:rPr>
        <w:t xml:space="preserve"> with centroid distances ranging between 0.220 and </w:t>
      </w:r>
      <w:r w:rsidR="00051A9E" w:rsidRPr="00E74FBC">
        <w:rPr>
          <w:rFonts w:ascii="Times New Roman" w:eastAsia="Times New Roman" w:hAnsi="Times New Roman" w:cs="Times New Roman"/>
        </w:rPr>
        <w:t>0.664</w:t>
      </w:r>
      <w:r w:rsidR="005510F6" w:rsidRPr="00E74FBC">
        <w:rPr>
          <w:rFonts w:ascii="Times New Roman" w:eastAsia="Times New Roman" w:hAnsi="Times New Roman" w:cs="Times New Roman"/>
        </w:rPr>
        <w:t xml:space="preserve">. Typically, </w:t>
      </w:r>
      <w:r w:rsidR="005819EE" w:rsidRPr="00E74FBC">
        <w:rPr>
          <w:rFonts w:ascii="Times New Roman" w:eastAsia="Times New Roman" w:hAnsi="Times New Roman" w:cs="Times New Roman"/>
        </w:rPr>
        <w:t xml:space="preserve">centroid distances between the predator taxa within the same year were smaller (mean = </w:t>
      </w:r>
      <w:r w:rsidR="001E4B06" w:rsidRPr="00E74FBC">
        <w:rPr>
          <w:rFonts w:ascii="Times New Roman" w:eastAsia="Times New Roman" w:hAnsi="Times New Roman" w:cs="Times New Roman"/>
        </w:rPr>
        <w:t xml:space="preserve">0.364, range = 0.220 – 0.571) </w:t>
      </w:r>
      <w:r w:rsidR="003E23CF" w:rsidRPr="00E74FBC">
        <w:rPr>
          <w:rFonts w:ascii="Times New Roman" w:eastAsia="Times New Roman" w:hAnsi="Times New Roman" w:cs="Times New Roman"/>
        </w:rPr>
        <w:t xml:space="preserve">than for </w:t>
      </w:r>
      <w:r w:rsidR="00EA5062" w:rsidRPr="00E74FBC">
        <w:rPr>
          <w:rFonts w:ascii="Times New Roman" w:eastAsia="Times New Roman" w:hAnsi="Times New Roman" w:cs="Times New Roman"/>
        </w:rPr>
        <w:t xml:space="preserve">the same predator </w:t>
      </w:r>
      <w:r w:rsidR="0011070F" w:rsidRPr="00E74FBC">
        <w:rPr>
          <w:rFonts w:ascii="Times New Roman" w:eastAsia="Times New Roman" w:hAnsi="Times New Roman" w:cs="Times New Roman"/>
        </w:rPr>
        <w:t xml:space="preserve">taxa </w:t>
      </w:r>
      <w:r w:rsidR="0011070F" w:rsidRPr="00E74FBC">
        <w:rPr>
          <w:rFonts w:ascii="Times New Roman" w:eastAsia="Times New Roman" w:hAnsi="Times New Roman" w:cs="Times New Roman"/>
        </w:rPr>
        <w:lastRenderedPageBreak/>
        <w:t>across years (mean = 0.456, range = 0.228 – 0.638</w:t>
      </w:r>
      <w:r w:rsidR="002F2C24" w:rsidRPr="00E74FBC">
        <w:rPr>
          <w:rFonts w:ascii="Times New Roman" w:eastAsia="Times New Roman" w:hAnsi="Times New Roman" w:cs="Times New Roman"/>
        </w:rPr>
        <w:t>; Figure 5</w:t>
      </w:r>
      <w:r w:rsidR="00757EF6">
        <w:rPr>
          <w:rFonts w:ascii="Times New Roman" w:eastAsia="Times New Roman" w:hAnsi="Times New Roman" w:cs="Times New Roman"/>
        </w:rPr>
        <w:t>a</w:t>
      </w:r>
      <w:r w:rsidR="002F2C24" w:rsidRPr="00E74FBC">
        <w:rPr>
          <w:rFonts w:ascii="Times New Roman" w:eastAsia="Times New Roman" w:hAnsi="Times New Roman" w:cs="Times New Roman"/>
        </w:rPr>
        <w:t>).</w:t>
      </w:r>
      <w:r w:rsidR="009A6776">
        <w:rPr>
          <w:rFonts w:ascii="Times New Roman" w:eastAsia="Times New Roman" w:hAnsi="Times New Roman" w:cs="Times New Roman"/>
        </w:rPr>
        <w:t xml:space="preserve"> Dispersion </w:t>
      </w:r>
      <w:r w:rsidR="00285BE7">
        <w:rPr>
          <w:rFonts w:ascii="Times New Roman" w:eastAsia="Times New Roman" w:hAnsi="Times New Roman" w:cs="Times New Roman"/>
        </w:rPr>
        <w:t xml:space="preserve">values for individuals ranged from 0 </w:t>
      </w:r>
      <w:r w:rsidR="00143362">
        <w:rPr>
          <w:rFonts w:ascii="Times New Roman" w:eastAsia="Times New Roman" w:hAnsi="Times New Roman" w:cs="Times New Roman"/>
        </w:rPr>
        <w:t>–</w:t>
      </w:r>
      <w:r w:rsidR="00285BE7">
        <w:rPr>
          <w:rFonts w:ascii="Times New Roman" w:eastAsia="Times New Roman" w:hAnsi="Times New Roman" w:cs="Times New Roman"/>
        </w:rPr>
        <w:t xml:space="preserve"> </w:t>
      </w:r>
      <w:r w:rsidR="00143362">
        <w:rPr>
          <w:rFonts w:ascii="Times New Roman" w:eastAsia="Times New Roman" w:hAnsi="Times New Roman" w:cs="Times New Roman"/>
        </w:rPr>
        <w:t>0.879 (</w:t>
      </w:r>
      <w:r w:rsidR="00562850">
        <w:rPr>
          <w:rFonts w:ascii="Times New Roman" w:eastAsia="Times New Roman" w:hAnsi="Times New Roman" w:cs="Times New Roman"/>
        </w:rPr>
        <w:t>a Sculpin from 2018) with groups showing variation</w:t>
      </w:r>
      <w:r w:rsidR="00757EF6">
        <w:rPr>
          <w:rFonts w:ascii="Times New Roman" w:eastAsia="Times New Roman" w:hAnsi="Times New Roman" w:cs="Times New Roman"/>
        </w:rPr>
        <w:t xml:space="preserve"> in their averages (Figure 5b)</w:t>
      </w:r>
      <w:r w:rsidR="00614D42">
        <w:rPr>
          <w:rFonts w:ascii="Times New Roman" w:eastAsia="Times New Roman" w:hAnsi="Times New Roman" w:cs="Times New Roman"/>
        </w:rPr>
        <w:t xml:space="preserve"> but no c</w:t>
      </w:r>
      <w:r w:rsidR="006D6232">
        <w:rPr>
          <w:rFonts w:ascii="Times New Roman" w:eastAsia="Times New Roman" w:hAnsi="Times New Roman" w:cs="Times New Roman"/>
        </w:rPr>
        <w:t>onsistent effect of predator taxa nor of year was observed</w:t>
      </w:r>
      <w:r w:rsidR="00757EF6">
        <w:rPr>
          <w:rFonts w:ascii="Times New Roman" w:eastAsia="Times New Roman" w:hAnsi="Times New Roman" w:cs="Times New Roman"/>
        </w:rPr>
        <w:t>.</w:t>
      </w:r>
    </w:p>
    <w:p w14:paraId="0C605FB2" w14:textId="777ADEFE" w:rsidR="2FFDA8C1" w:rsidRPr="00E74FBC" w:rsidRDefault="00B9271A" w:rsidP="005E1247">
      <w:pPr>
        <w:spacing w:after="0" w:line="480" w:lineRule="auto"/>
        <w:ind w:firstLine="720"/>
        <w:rPr>
          <w:rFonts w:ascii="Times New Roman" w:eastAsia="Times New Roman" w:hAnsi="Times New Roman" w:cs="Times New Roman"/>
        </w:rPr>
      </w:pPr>
      <w:r w:rsidRPr="67142E0A">
        <w:rPr>
          <w:rFonts w:ascii="Times New Roman" w:eastAsia="Times New Roman" w:hAnsi="Times New Roman" w:cs="Times New Roman"/>
        </w:rPr>
        <w:t xml:space="preserve">A </w:t>
      </w:r>
      <w:commentRangeStart w:id="163"/>
      <w:r w:rsidRPr="67142E0A">
        <w:rPr>
          <w:rFonts w:ascii="Times New Roman" w:eastAsia="Times New Roman" w:hAnsi="Times New Roman" w:cs="Times New Roman"/>
        </w:rPr>
        <w:t>total of 5</w:t>
      </w:r>
      <w:r w:rsidR="5EA1DBEC" w:rsidRPr="67142E0A">
        <w:rPr>
          <w:rFonts w:ascii="Times New Roman" w:eastAsia="Times New Roman" w:hAnsi="Times New Roman" w:cs="Times New Roman"/>
        </w:rPr>
        <w:t>1</w:t>
      </w:r>
      <w:r w:rsidRPr="67142E0A">
        <w:rPr>
          <w:rFonts w:ascii="Times New Roman" w:eastAsia="Times New Roman" w:hAnsi="Times New Roman" w:cs="Times New Roman"/>
        </w:rPr>
        <w:t xml:space="preserve"> char and 75 sculpin </w:t>
      </w:r>
      <w:r w:rsidR="1138210F" w:rsidRPr="67142E0A">
        <w:rPr>
          <w:rFonts w:ascii="Times New Roman" w:eastAsia="Times New Roman" w:hAnsi="Times New Roman" w:cs="Times New Roman"/>
        </w:rPr>
        <w:t xml:space="preserve">from 2018–2019 </w:t>
      </w:r>
      <w:r w:rsidRPr="67142E0A">
        <w:rPr>
          <w:rFonts w:ascii="Times New Roman" w:eastAsia="Times New Roman" w:hAnsi="Times New Roman" w:cs="Times New Roman"/>
        </w:rPr>
        <w:t xml:space="preserve">were available for </w:t>
      </w:r>
      <w:r w:rsidR="2693DEE8" w:rsidRPr="67142E0A">
        <w:rPr>
          <w:rFonts w:ascii="Times New Roman" w:eastAsia="Times New Roman" w:hAnsi="Times New Roman" w:cs="Times New Roman"/>
        </w:rPr>
        <w:t>analysis</w:t>
      </w:r>
      <w:r w:rsidRPr="67142E0A">
        <w:rPr>
          <w:rFonts w:ascii="Times New Roman" w:eastAsia="Times New Roman" w:hAnsi="Times New Roman" w:cs="Times New Roman"/>
        </w:rPr>
        <w:t xml:space="preserve"> of feeding intensity</w:t>
      </w:r>
      <w:r w:rsidR="31F2E030" w:rsidRPr="67142E0A">
        <w:rPr>
          <w:rFonts w:ascii="Times New Roman" w:eastAsia="Times New Roman" w:hAnsi="Times New Roman" w:cs="Times New Roman"/>
        </w:rPr>
        <w:t>.</w:t>
      </w:r>
      <w:r w:rsidR="07D263FF" w:rsidRPr="67142E0A">
        <w:rPr>
          <w:rFonts w:ascii="Times New Roman" w:eastAsia="Times New Roman" w:hAnsi="Times New Roman" w:cs="Times New Roman"/>
        </w:rPr>
        <w:t xml:space="preserve"> </w:t>
      </w:r>
      <w:r w:rsidR="45DE2AF8" w:rsidRPr="67142E0A">
        <w:rPr>
          <w:rFonts w:ascii="Times New Roman" w:eastAsia="Times New Roman" w:hAnsi="Times New Roman" w:cs="Times New Roman"/>
        </w:rPr>
        <w:t>The initial GLM examining factors related to whether a fish consumed prey or had an empty stomach only retained the species variable</w:t>
      </w:r>
      <w:r w:rsidR="0BE3488B" w:rsidRPr="67142E0A">
        <w:rPr>
          <w:rFonts w:ascii="Times New Roman" w:eastAsia="Times New Roman" w:hAnsi="Times New Roman" w:cs="Times New Roman"/>
        </w:rPr>
        <w:t xml:space="preserve"> (Table </w:t>
      </w:r>
      <w:r w:rsidR="05755FBC" w:rsidRPr="67142E0A">
        <w:rPr>
          <w:rFonts w:ascii="Times New Roman" w:eastAsia="Times New Roman" w:hAnsi="Times New Roman" w:cs="Times New Roman"/>
        </w:rPr>
        <w:t>3</w:t>
      </w:r>
      <w:r w:rsidR="0BE3488B" w:rsidRPr="67142E0A">
        <w:rPr>
          <w:rFonts w:ascii="Times New Roman" w:eastAsia="Times New Roman" w:hAnsi="Times New Roman" w:cs="Times New Roman"/>
        </w:rPr>
        <w:t>)</w:t>
      </w:r>
      <w:r w:rsidR="45DE2AF8" w:rsidRPr="67142E0A">
        <w:rPr>
          <w:rFonts w:ascii="Times New Roman" w:eastAsia="Times New Roman" w:hAnsi="Times New Roman" w:cs="Times New Roman"/>
        </w:rPr>
        <w:t>.</w:t>
      </w:r>
      <w:r w:rsidR="2FD44EDB" w:rsidRPr="67142E0A">
        <w:rPr>
          <w:rFonts w:ascii="Times New Roman" w:eastAsia="Times New Roman" w:hAnsi="Times New Roman" w:cs="Times New Roman"/>
        </w:rPr>
        <w:t xml:space="preserve"> Eleven sculpin (14.67%) had empty stomachs, while only a single char (1.96%) was found with an empty stomach. </w:t>
      </w:r>
      <w:r w:rsidR="6C5B8BBF" w:rsidRPr="67142E0A">
        <w:rPr>
          <w:rFonts w:ascii="Times New Roman" w:eastAsia="Times New Roman" w:hAnsi="Times New Roman" w:cs="Times New Roman"/>
        </w:rPr>
        <w:t xml:space="preserve">The second model investigating factors relating to feeding intensity retained the species and year variables (Table </w:t>
      </w:r>
      <w:r w:rsidR="0C1139C9" w:rsidRPr="67142E0A">
        <w:rPr>
          <w:rFonts w:ascii="Times New Roman" w:eastAsia="Times New Roman" w:hAnsi="Times New Roman" w:cs="Times New Roman"/>
        </w:rPr>
        <w:t>3</w:t>
      </w:r>
      <w:r w:rsidR="6C5B8BBF" w:rsidRPr="67142E0A">
        <w:rPr>
          <w:rFonts w:ascii="Times New Roman" w:eastAsia="Times New Roman" w:hAnsi="Times New Roman" w:cs="Times New Roman"/>
        </w:rPr>
        <w:t xml:space="preserve">). </w:t>
      </w:r>
      <w:r w:rsidR="5F41F0F6" w:rsidRPr="67142E0A">
        <w:rPr>
          <w:rFonts w:ascii="Times New Roman" w:eastAsia="Times New Roman" w:hAnsi="Times New Roman" w:cs="Times New Roman"/>
        </w:rPr>
        <w:t>In general, s</w:t>
      </w:r>
      <w:r w:rsidR="07D263FF" w:rsidRPr="67142E0A">
        <w:rPr>
          <w:rFonts w:ascii="Times New Roman" w:eastAsia="Times New Roman" w:hAnsi="Times New Roman" w:cs="Times New Roman"/>
        </w:rPr>
        <w:t>culpin (mean = 2.88%</w:t>
      </w:r>
      <w:r w:rsidR="008744A7" w:rsidRPr="67142E0A">
        <w:rPr>
          <w:rFonts w:ascii="Times New Roman" w:eastAsia="Times New Roman" w:hAnsi="Times New Roman" w:cs="Times New Roman"/>
        </w:rPr>
        <w:t>; max = 10.5%</w:t>
      </w:r>
      <w:r w:rsidR="07D263FF" w:rsidRPr="67142E0A">
        <w:rPr>
          <w:rFonts w:ascii="Times New Roman" w:eastAsia="Times New Roman" w:hAnsi="Times New Roman" w:cs="Times New Roman"/>
        </w:rPr>
        <w:t xml:space="preserve">) fed more intensely than char </w:t>
      </w:r>
      <w:r w:rsidR="4195E65B" w:rsidRPr="67142E0A">
        <w:rPr>
          <w:rFonts w:ascii="Times New Roman" w:eastAsia="Times New Roman" w:hAnsi="Times New Roman" w:cs="Times New Roman"/>
        </w:rPr>
        <w:t>(mean = 1.</w:t>
      </w:r>
      <w:r w:rsidR="34EB4A19" w:rsidRPr="67142E0A">
        <w:rPr>
          <w:rFonts w:ascii="Times New Roman" w:eastAsia="Times New Roman" w:hAnsi="Times New Roman" w:cs="Times New Roman"/>
        </w:rPr>
        <w:t>92</w:t>
      </w:r>
      <w:r w:rsidR="4195E65B" w:rsidRPr="67142E0A">
        <w:rPr>
          <w:rFonts w:ascii="Times New Roman" w:eastAsia="Times New Roman" w:hAnsi="Times New Roman" w:cs="Times New Roman"/>
        </w:rPr>
        <w:t>%; max = 4.63%)</w:t>
      </w:r>
      <w:r w:rsidR="27709AC0" w:rsidRPr="67142E0A">
        <w:rPr>
          <w:rFonts w:ascii="Times New Roman" w:eastAsia="Times New Roman" w:hAnsi="Times New Roman" w:cs="Times New Roman"/>
        </w:rPr>
        <w:t xml:space="preserve">. </w:t>
      </w:r>
      <w:r w:rsidR="7506BD39" w:rsidRPr="67142E0A">
        <w:rPr>
          <w:rFonts w:ascii="Times New Roman" w:eastAsia="Times New Roman" w:hAnsi="Times New Roman" w:cs="Times New Roman"/>
        </w:rPr>
        <w:t>Both predators fed more intensely in 2019</w:t>
      </w:r>
      <w:r w:rsidR="792571D6" w:rsidRPr="67142E0A">
        <w:rPr>
          <w:rFonts w:ascii="Times New Roman" w:eastAsia="Times New Roman" w:hAnsi="Times New Roman" w:cs="Times New Roman"/>
        </w:rPr>
        <w:t xml:space="preserve"> (mean</w:t>
      </w:r>
      <w:r w:rsidR="792571D6" w:rsidRPr="67142E0A">
        <w:rPr>
          <w:rFonts w:ascii="Times New Roman" w:eastAsia="Times New Roman" w:hAnsi="Times New Roman" w:cs="Times New Roman"/>
          <w:vertAlign w:val="subscript"/>
        </w:rPr>
        <w:t>sculpin</w:t>
      </w:r>
      <w:r w:rsidR="792571D6" w:rsidRPr="67142E0A">
        <w:rPr>
          <w:rFonts w:ascii="Times New Roman" w:eastAsia="Times New Roman" w:hAnsi="Times New Roman" w:cs="Times New Roman"/>
        </w:rPr>
        <w:t xml:space="preserve"> = 3.19%; mean</w:t>
      </w:r>
      <w:r w:rsidR="792571D6" w:rsidRPr="67142E0A">
        <w:rPr>
          <w:rFonts w:ascii="Times New Roman" w:eastAsia="Times New Roman" w:hAnsi="Times New Roman" w:cs="Times New Roman"/>
          <w:vertAlign w:val="subscript"/>
        </w:rPr>
        <w:t>char</w:t>
      </w:r>
      <w:r w:rsidR="792571D6" w:rsidRPr="67142E0A">
        <w:rPr>
          <w:rFonts w:ascii="Times New Roman" w:eastAsia="Times New Roman" w:hAnsi="Times New Roman" w:cs="Times New Roman"/>
        </w:rPr>
        <w:t xml:space="preserve"> = 2.42%)</w:t>
      </w:r>
      <w:r w:rsidR="540ADF9E" w:rsidRPr="67142E0A">
        <w:rPr>
          <w:rFonts w:ascii="Times New Roman" w:eastAsia="Times New Roman" w:hAnsi="Times New Roman" w:cs="Times New Roman"/>
        </w:rPr>
        <w:t xml:space="preserve"> than in 2018 (mean</w:t>
      </w:r>
      <w:r w:rsidR="540ADF9E" w:rsidRPr="67142E0A">
        <w:rPr>
          <w:rFonts w:ascii="Times New Roman" w:eastAsia="Times New Roman" w:hAnsi="Times New Roman" w:cs="Times New Roman"/>
          <w:vertAlign w:val="subscript"/>
        </w:rPr>
        <w:t>sculpin</w:t>
      </w:r>
      <w:r w:rsidR="540ADF9E" w:rsidRPr="67142E0A">
        <w:rPr>
          <w:rFonts w:ascii="Times New Roman" w:eastAsia="Times New Roman" w:hAnsi="Times New Roman" w:cs="Times New Roman"/>
        </w:rPr>
        <w:t xml:space="preserve"> = 2.79%; mean</w:t>
      </w:r>
      <w:r w:rsidR="540ADF9E" w:rsidRPr="67142E0A">
        <w:rPr>
          <w:rFonts w:ascii="Times New Roman" w:eastAsia="Times New Roman" w:hAnsi="Times New Roman" w:cs="Times New Roman"/>
          <w:vertAlign w:val="subscript"/>
        </w:rPr>
        <w:t>char</w:t>
      </w:r>
      <w:r w:rsidR="540ADF9E" w:rsidRPr="67142E0A">
        <w:rPr>
          <w:rFonts w:ascii="Times New Roman" w:eastAsia="Times New Roman" w:hAnsi="Times New Roman" w:cs="Times New Roman"/>
        </w:rPr>
        <w:t xml:space="preserve"> = 1.16%</w:t>
      </w:r>
      <w:commentRangeEnd w:id="163"/>
      <w:r w:rsidR="007013EE">
        <w:rPr>
          <w:rStyle w:val="CommentReference"/>
        </w:rPr>
        <w:commentReference w:id="163"/>
      </w:r>
      <w:r w:rsidR="540ADF9E" w:rsidRPr="67142E0A">
        <w:rPr>
          <w:rFonts w:ascii="Times New Roman" w:eastAsia="Times New Roman" w:hAnsi="Times New Roman" w:cs="Times New Roman"/>
        </w:rPr>
        <w:t>).</w:t>
      </w:r>
    </w:p>
    <w:p w14:paraId="4F42AED3" w14:textId="4462BE4D" w:rsidR="7A44D51A" w:rsidRPr="00E74FBC" w:rsidRDefault="7A44D51A" w:rsidP="007A33B3">
      <w:pPr>
        <w:spacing w:after="0" w:line="480" w:lineRule="auto"/>
        <w:rPr>
          <w:rFonts w:ascii="Times New Roman" w:eastAsia="Times New Roman" w:hAnsi="Times New Roman" w:cs="Times New Roman"/>
        </w:rPr>
      </w:pPr>
    </w:p>
    <w:p w14:paraId="5190DF19" w14:textId="5889E935" w:rsidR="0D40CEC3" w:rsidRPr="00E74FBC" w:rsidRDefault="0D40CEC3" w:rsidP="007A33B3">
      <w:pPr>
        <w:pStyle w:val="Heading1"/>
        <w:spacing w:after="0"/>
      </w:pPr>
      <w:r w:rsidRPr="00E74FBC">
        <w:t>Discussion</w:t>
      </w:r>
    </w:p>
    <w:p w14:paraId="7351CB22" w14:textId="30353D75" w:rsidR="007912B6" w:rsidRDefault="2199FF39" w:rsidP="007912B6">
      <w:pPr>
        <w:spacing w:after="0" w:line="480" w:lineRule="auto"/>
        <w:ind w:firstLine="360"/>
        <w:rPr>
          <w:rFonts w:ascii="Times New Roman" w:eastAsia="Times New Roman" w:hAnsi="Times New Roman" w:cs="Times New Roman"/>
        </w:rPr>
      </w:pPr>
      <w:commentRangeStart w:id="164"/>
      <w:r w:rsidRPr="00E74FBC">
        <w:rPr>
          <w:rFonts w:ascii="Times New Roman" w:eastAsia="Times New Roman" w:hAnsi="Times New Roman" w:cs="Times New Roman"/>
        </w:rPr>
        <w:t>Both sculpin and char exploited the brief prey pulse, with few individuals exhibiting empty stomachs, and many feeding</w:t>
      </w:r>
      <w:r w:rsidR="2A39C976" w:rsidRPr="00E74FBC">
        <w:rPr>
          <w:rFonts w:ascii="Times New Roman" w:eastAsia="Times New Roman" w:hAnsi="Times New Roman" w:cs="Times New Roman"/>
        </w:rPr>
        <w:t xml:space="preserve"> intensely</w:t>
      </w:r>
      <w:commentRangeEnd w:id="164"/>
      <w:r w:rsidR="007013EE">
        <w:rPr>
          <w:rStyle w:val="CommentReference"/>
        </w:rPr>
        <w:commentReference w:id="164"/>
      </w:r>
      <w:r w:rsidR="2A39C976" w:rsidRPr="00E74FBC">
        <w:rPr>
          <w:rFonts w:ascii="Times New Roman" w:eastAsia="Times New Roman" w:hAnsi="Times New Roman" w:cs="Times New Roman"/>
        </w:rPr>
        <w:t xml:space="preserve">. </w:t>
      </w:r>
      <w:r w:rsidR="168565AE" w:rsidRPr="00E74FBC">
        <w:rPr>
          <w:rFonts w:ascii="Times New Roman" w:eastAsia="Times New Roman" w:hAnsi="Times New Roman" w:cs="Times New Roman"/>
        </w:rPr>
        <w:t>The percentage of empty stomachs (char = 1.96%; sculpin = 14.67%)</w:t>
      </w:r>
      <w:r w:rsidR="5B0CAF21" w:rsidRPr="00E74FBC">
        <w:rPr>
          <w:rFonts w:ascii="Times New Roman" w:eastAsia="Times New Roman" w:hAnsi="Times New Roman" w:cs="Times New Roman"/>
        </w:rPr>
        <w:t xml:space="preserve"> was lower than the average</w:t>
      </w:r>
      <w:r w:rsidR="4D141A5F" w:rsidRPr="00E74FBC">
        <w:rPr>
          <w:rFonts w:ascii="Times New Roman" w:eastAsia="Times New Roman" w:hAnsi="Times New Roman" w:cs="Times New Roman"/>
        </w:rPr>
        <w:t xml:space="preserve"> for fishes analyzed worldwide (16.2%), but was within the range of other fish </w:t>
      </w:r>
      <w:r w:rsidR="6436131B" w:rsidRPr="00E74FBC">
        <w:rPr>
          <w:rFonts w:ascii="Times New Roman" w:eastAsia="Times New Roman" w:hAnsi="Times New Roman" w:cs="Times New Roman"/>
        </w:rPr>
        <w:t>populations, particularly in North America</w:t>
      </w:r>
      <w:r w:rsidR="00864CF1">
        <w:rPr>
          <w:rFonts w:ascii="Times New Roman" w:eastAsia="Times New Roman" w:hAnsi="Times New Roman" w:cs="Times New Roman"/>
        </w:rPr>
        <w:t xml:space="preserve"> </w:t>
      </w:r>
      <w:r w:rsidR="00864CF1">
        <w:rPr>
          <w:rFonts w:ascii="Times New Roman" w:eastAsia="Times New Roman" w:hAnsi="Times New Roman" w:cs="Times New Roman"/>
        </w:rPr>
        <w:fldChar w:fldCharType="begin"/>
      </w:r>
      <w:r w:rsidR="00864CF1">
        <w:rPr>
          <w:rFonts w:ascii="Times New Roman" w:eastAsia="Times New Roman" w:hAnsi="Times New Roman" w:cs="Times New Roman"/>
        </w:rPr>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Pr>
          <w:rFonts w:ascii="Times New Roman" w:eastAsia="Times New Roman" w:hAnsi="Times New Roman" w:cs="Times New Roman"/>
        </w:rPr>
        <w:fldChar w:fldCharType="separate"/>
      </w:r>
      <w:r w:rsidR="00864CF1" w:rsidRPr="00864CF1">
        <w:rPr>
          <w:rFonts w:ascii="Times New Roman" w:hAnsi="Times New Roman" w:cs="Times New Roman"/>
        </w:rPr>
        <w:t>(Arrington et al. 2002)</w:t>
      </w:r>
      <w:r w:rsidR="00864CF1">
        <w:rPr>
          <w:rFonts w:ascii="Times New Roman" w:eastAsia="Times New Roman" w:hAnsi="Times New Roman" w:cs="Times New Roman"/>
        </w:rPr>
        <w:fldChar w:fldCharType="end"/>
      </w:r>
      <w:r w:rsidR="6436131B" w:rsidRPr="00E74FBC">
        <w:rPr>
          <w:rFonts w:ascii="Times New Roman" w:eastAsia="Times New Roman" w:hAnsi="Times New Roman" w:cs="Times New Roman"/>
        </w:rPr>
        <w:t>.</w:t>
      </w:r>
      <w:r w:rsidR="00081F66">
        <w:rPr>
          <w:rFonts w:ascii="Times New Roman" w:eastAsia="Times New Roman" w:hAnsi="Times New Roman" w:cs="Times New Roman"/>
        </w:rPr>
        <w:t xml:space="preserve"> </w:t>
      </w:r>
      <w:r w:rsidR="004D36D1">
        <w:rPr>
          <w:rFonts w:ascii="Times New Roman" w:eastAsia="Times New Roman" w:hAnsi="Times New Roman" w:cs="Times New Roman"/>
        </w:rPr>
        <w:t xml:space="preserve">Levels of consumption were </w:t>
      </w:r>
      <w:r w:rsidR="00407EA2">
        <w:rPr>
          <w:rFonts w:ascii="Times New Roman" w:eastAsia="Times New Roman" w:hAnsi="Times New Roman" w:cs="Times New Roman"/>
        </w:rPr>
        <w:t>high</w:t>
      </w:r>
      <w:r w:rsidR="00D71C22">
        <w:rPr>
          <w:rFonts w:ascii="Times New Roman" w:eastAsia="Times New Roman" w:hAnsi="Times New Roman" w:cs="Times New Roman"/>
        </w:rPr>
        <w:t xml:space="preserve"> on average</w:t>
      </w:r>
      <w:r w:rsidR="006906C5">
        <w:rPr>
          <w:rFonts w:ascii="Times New Roman" w:eastAsia="Times New Roman" w:hAnsi="Times New Roman" w:cs="Times New Roman"/>
        </w:rPr>
        <w:t xml:space="preserve"> for both </w:t>
      </w:r>
      <w:r w:rsidR="00695E48">
        <w:rPr>
          <w:rFonts w:ascii="Times New Roman" w:eastAsia="Times New Roman" w:hAnsi="Times New Roman" w:cs="Times New Roman"/>
        </w:rPr>
        <w:t>Arctic char (</w:t>
      </w:r>
      <w:r w:rsidR="00F23501">
        <w:rPr>
          <w:rFonts w:ascii="Times New Roman" w:eastAsia="Times New Roman" w:hAnsi="Times New Roman" w:cs="Times New Roman"/>
        </w:rPr>
        <w:t>1.</w:t>
      </w:r>
      <w:r w:rsidR="0093627D">
        <w:rPr>
          <w:rFonts w:ascii="Times New Roman" w:eastAsia="Times New Roman" w:hAnsi="Times New Roman" w:cs="Times New Roman"/>
        </w:rPr>
        <w:t>92</w:t>
      </w:r>
      <w:r w:rsidR="00F23501">
        <w:rPr>
          <w:rFonts w:ascii="Times New Roman" w:eastAsia="Times New Roman" w:hAnsi="Times New Roman" w:cs="Times New Roman"/>
        </w:rPr>
        <w:t xml:space="preserve">% ± 0.19%) and </w:t>
      </w:r>
      <w:r w:rsidR="00887371">
        <w:rPr>
          <w:rFonts w:ascii="Times New Roman" w:eastAsia="Times New Roman" w:hAnsi="Times New Roman" w:cs="Times New Roman"/>
        </w:rPr>
        <w:t>sculpins (2.88% ± 0.33%)</w:t>
      </w:r>
      <w:r w:rsidR="00CF06AE">
        <w:rPr>
          <w:rFonts w:ascii="Times New Roman" w:eastAsia="Times New Roman" w:hAnsi="Times New Roman" w:cs="Times New Roman"/>
        </w:rPr>
        <w:t xml:space="preserve"> with individuals </w:t>
      </w:r>
      <w:r w:rsidR="00D71C22">
        <w:rPr>
          <w:rFonts w:ascii="Times New Roman" w:eastAsia="Times New Roman" w:hAnsi="Times New Roman" w:cs="Times New Roman"/>
        </w:rPr>
        <w:t>reaching 4.63% for Arctic char and 10.50%</w:t>
      </w:r>
      <w:r w:rsidR="2328A07E" w:rsidRPr="00E74FBC">
        <w:rPr>
          <w:rFonts w:ascii="Times New Roman" w:eastAsia="Times New Roman" w:hAnsi="Times New Roman" w:cs="Times New Roman"/>
        </w:rPr>
        <w:t xml:space="preserve"> </w:t>
      </w:r>
      <w:r w:rsidR="00AF4806">
        <w:rPr>
          <w:rFonts w:ascii="Times New Roman" w:eastAsia="Times New Roman" w:hAnsi="Times New Roman" w:cs="Times New Roman"/>
        </w:rPr>
        <w:t xml:space="preserve">for sculpins. </w:t>
      </w:r>
      <w:commentRangeStart w:id="165"/>
      <w:r w:rsidR="00AF4806">
        <w:rPr>
          <w:rFonts w:ascii="Times New Roman" w:eastAsia="Times New Roman" w:hAnsi="Times New Roman" w:cs="Times New Roman"/>
        </w:rPr>
        <w:t xml:space="preserve">Previously, definitions of </w:t>
      </w:r>
      <w:r w:rsidR="00D149F6">
        <w:rPr>
          <w:rFonts w:ascii="Times New Roman" w:eastAsia="Times New Roman" w:hAnsi="Times New Roman" w:cs="Times New Roman"/>
        </w:rPr>
        <w:t xml:space="preserve">binge-feeding have been made for fishes based on their capacity for </w:t>
      </w:r>
      <w:r w:rsidR="00743FB0">
        <w:rPr>
          <w:rFonts w:ascii="Times New Roman" w:eastAsia="Times New Roman" w:hAnsi="Times New Roman" w:cs="Times New Roman"/>
        </w:rPr>
        <w:t xml:space="preserve">digestion and </w:t>
      </w:r>
      <w:r w:rsidR="00B903C3">
        <w:rPr>
          <w:rFonts w:ascii="Times New Roman" w:eastAsia="Times New Roman" w:hAnsi="Times New Roman" w:cs="Times New Roman"/>
        </w:rPr>
        <w:t>assimilation based on detailed bioenergetics models</w:t>
      </w:r>
      <w:r w:rsidR="001759DF">
        <w:rPr>
          <w:rFonts w:ascii="Times New Roman" w:eastAsia="Times New Roman" w:hAnsi="Times New Roman" w:cs="Times New Roman"/>
        </w:rPr>
        <w:t xml:space="preserve"> </w:t>
      </w:r>
      <w:r w:rsidR="001759DF">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Pr>
          <w:rFonts w:ascii="Times New Roman" w:eastAsia="Times New Roman" w:hAnsi="Times New Roman" w:cs="Times New Roman"/>
        </w:rPr>
        <w:fldChar w:fldCharType="separate"/>
      </w:r>
      <w:r w:rsidR="001759DF" w:rsidRPr="001759DF">
        <w:rPr>
          <w:rFonts w:ascii="Times New Roman" w:hAnsi="Times New Roman" w:cs="Times New Roman"/>
        </w:rPr>
        <w:t>(Hanson et al. 1997; Furey et al. 2016)</w:t>
      </w:r>
      <w:r w:rsidR="001759DF">
        <w:rPr>
          <w:rFonts w:ascii="Times New Roman" w:eastAsia="Times New Roman" w:hAnsi="Times New Roman" w:cs="Times New Roman"/>
        </w:rPr>
        <w:fldChar w:fldCharType="end"/>
      </w:r>
      <w:r w:rsidR="0093627D">
        <w:rPr>
          <w:rFonts w:ascii="Times New Roman" w:eastAsia="Times New Roman" w:hAnsi="Times New Roman" w:cs="Times New Roman"/>
        </w:rPr>
        <w:t>.</w:t>
      </w:r>
      <w:r w:rsidR="00411C72">
        <w:rPr>
          <w:rFonts w:ascii="Times New Roman" w:eastAsia="Times New Roman" w:hAnsi="Times New Roman" w:cs="Times New Roman"/>
        </w:rPr>
        <w:t xml:space="preserve"> </w:t>
      </w:r>
      <w:r w:rsidR="007A7DBF">
        <w:rPr>
          <w:rFonts w:ascii="Times New Roman" w:eastAsia="Times New Roman" w:hAnsi="Times New Roman" w:cs="Times New Roman"/>
        </w:rPr>
        <w:t xml:space="preserve">Unfortunately, neither Arctic char nor </w:t>
      </w:r>
      <w:r w:rsidR="00733024">
        <w:rPr>
          <w:rFonts w:ascii="Times New Roman" w:eastAsia="Times New Roman" w:hAnsi="Times New Roman" w:cs="Times New Roman"/>
        </w:rPr>
        <w:t xml:space="preserve">for any </w:t>
      </w:r>
      <w:r w:rsidR="00733024">
        <w:rPr>
          <w:rFonts w:ascii="Times New Roman" w:eastAsia="Times New Roman" w:hAnsi="Times New Roman" w:cs="Times New Roman"/>
          <w:i/>
          <w:iCs/>
        </w:rPr>
        <w:t xml:space="preserve">Myoxocephalus </w:t>
      </w:r>
      <w:r w:rsidR="00733024">
        <w:rPr>
          <w:rFonts w:ascii="Times New Roman" w:eastAsia="Times New Roman" w:hAnsi="Times New Roman" w:cs="Times New Roman"/>
        </w:rPr>
        <w:t>s</w:t>
      </w:r>
      <w:r w:rsidR="00B15459">
        <w:rPr>
          <w:rFonts w:ascii="Times New Roman" w:eastAsia="Times New Roman" w:hAnsi="Times New Roman" w:cs="Times New Roman"/>
        </w:rPr>
        <w:t>culpins</w:t>
      </w:r>
      <w:r w:rsidR="005A7071">
        <w:rPr>
          <w:rFonts w:ascii="Times New Roman" w:eastAsia="Times New Roman" w:hAnsi="Times New Roman" w:cs="Times New Roman"/>
        </w:rPr>
        <w:t xml:space="preserve"> do bioenergetics models exist to be able to specifically define </w:t>
      </w:r>
      <w:r w:rsidR="00E170CB">
        <w:rPr>
          <w:rFonts w:ascii="Times New Roman" w:eastAsia="Times New Roman" w:hAnsi="Times New Roman" w:cs="Times New Roman"/>
        </w:rPr>
        <w:t>binge feeding</w:t>
      </w:r>
      <w:r w:rsidR="003502CA">
        <w:rPr>
          <w:rFonts w:ascii="Times New Roman" w:eastAsia="Times New Roman" w:hAnsi="Times New Roman" w:cs="Times New Roman"/>
        </w:rPr>
        <w:t xml:space="preserve">. Therefore, our best comparison </w:t>
      </w:r>
      <w:r w:rsidR="00260697">
        <w:rPr>
          <w:rFonts w:ascii="Times New Roman" w:eastAsia="Times New Roman" w:hAnsi="Times New Roman" w:cs="Times New Roman"/>
        </w:rPr>
        <w:t xml:space="preserve">is using close relatives for which bioenergetics models exist: </w:t>
      </w:r>
      <w:r w:rsidR="00D54D6C">
        <w:rPr>
          <w:rFonts w:ascii="Times New Roman" w:eastAsia="Times New Roman" w:hAnsi="Times New Roman" w:cs="Times New Roman"/>
        </w:rPr>
        <w:t>B</w:t>
      </w:r>
      <w:r w:rsidR="00E15B01">
        <w:rPr>
          <w:rFonts w:ascii="Times New Roman" w:eastAsia="Times New Roman" w:hAnsi="Times New Roman" w:cs="Times New Roman"/>
        </w:rPr>
        <w:t>ull trout (</w:t>
      </w:r>
      <w:r w:rsidR="00E15B01">
        <w:rPr>
          <w:rFonts w:ascii="Times New Roman" w:eastAsia="Times New Roman" w:hAnsi="Times New Roman" w:cs="Times New Roman"/>
          <w:i/>
          <w:iCs/>
        </w:rPr>
        <w:t xml:space="preserve">Salvelinus </w:t>
      </w:r>
      <w:r w:rsidR="00D54D6C">
        <w:rPr>
          <w:rFonts w:ascii="Times New Roman" w:eastAsia="Times New Roman" w:hAnsi="Times New Roman" w:cs="Times New Roman"/>
          <w:i/>
          <w:iCs/>
        </w:rPr>
        <w:t>confluentus</w:t>
      </w:r>
      <w:r w:rsidR="00D54D6C">
        <w:rPr>
          <w:rFonts w:ascii="Times New Roman" w:eastAsia="Times New Roman" w:hAnsi="Times New Roman" w:cs="Times New Roman"/>
        </w:rPr>
        <w:t>) and Prickly sculpin</w:t>
      </w:r>
      <w:r w:rsidR="00B903C3">
        <w:rPr>
          <w:rFonts w:ascii="Times New Roman" w:eastAsia="Times New Roman" w:hAnsi="Times New Roman" w:cs="Times New Roman"/>
        </w:rPr>
        <w:t xml:space="preserve"> </w:t>
      </w:r>
      <w:r w:rsidR="0044006F">
        <w:rPr>
          <w:rFonts w:ascii="Times New Roman" w:eastAsia="Times New Roman" w:hAnsi="Times New Roman" w:cs="Times New Roman"/>
        </w:rPr>
        <w:t>(</w:t>
      </w:r>
      <w:r w:rsidR="0044006F">
        <w:rPr>
          <w:rFonts w:ascii="Times New Roman" w:eastAsia="Times New Roman" w:hAnsi="Times New Roman" w:cs="Times New Roman"/>
          <w:i/>
          <w:iCs/>
        </w:rPr>
        <w:t>Cottus asper</w:t>
      </w:r>
      <w:r w:rsidR="0044006F">
        <w:rPr>
          <w:rFonts w:ascii="Times New Roman" w:eastAsia="Times New Roman" w:hAnsi="Times New Roman" w:cs="Times New Roman"/>
        </w:rPr>
        <w:t>).</w:t>
      </w:r>
      <w:r w:rsidR="00EF776B">
        <w:rPr>
          <w:rFonts w:ascii="Times New Roman" w:eastAsia="Times New Roman" w:hAnsi="Times New Roman" w:cs="Times New Roman"/>
        </w:rPr>
        <w:t xml:space="preserve"> </w:t>
      </w:r>
      <w:r w:rsidR="00B53BCF">
        <w:rPr>
          <w:rFonts w:ascii="Times New Roman" w:eastAsia="Times New Roman" w:hAnsi="Times New Roman" w:cs="Times New Roman"/>
        </w:rPr>
        <w:t>Using</w:t>
      </w:r>
      <w:r w:rsidR="00037CDA">
        <w:rPr>
          <w:rFonts w:ascii="Times New Roman" w:eastAsia="Times New Roman" w:hAnsi="Times New Roman" w:cs="Times New Roman"/>
        </w:rPr>
        <w:t xml:space="preserve"> methods </w:t>
      </w:r>
      <w:r w:rsidR="00771BF9">
        <w:rPr>
          <w:rFonts w:ascii="Times New Roman" w:eastAsia="Times New Roman" w:hAnsi="Times New Roman" w:cs="Times New Roman"/>
        </w:rPr>
        <w:t xml:space="preserve">from </w:t>
      </w:r>
      <w:r w:rsidR="00771BF9">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Pr>
          <w:rFonts w:ascii="Times New Roman" w:eastAsia="Times New Roman" w:hAnsi="Times New Roman" w:cs="Times New Roman"/>
        </w:rPr>
        <w:fldChar w:fldCharType="separate"/>
      </w:r>
      <w:r w:rsidR="00771BF9" w:rsidRPr="00771BF9">
        <w:rPr>
          <w:rFonts w:ascii="Times New Roman" w:hAnsi="Times New Roman" w:cs="Times New Roman"/>
        </w:rPr>
        <w:t xml:space="preserve">Furey et al. </w:t>
      </w:r>
      <w:r w:rsidR="00637E32">
        <w:rPr>
          <w:rFonts w:ascii="Times New Roman" w:hAnsi="Times New Roman" w:cs="Times New Roman"/>
        </w:rPr>
        <w:t>(</w:t>
      </w:r>
      <w:r w:rsidR="00771BF9" w:rsidRPr="00771BF9">
        <w:rPr>
          <w:rFonts w:ascii="Times New Roman" w:hAnsi="Times New Roman" w:cs="Times New Roman"/>
        </w:rPr>
        <w:t>2016)</w:t>
      </w:r>
      <w:r w:rsidR="00771BF9">
        <w:rPr>
          <w:rFonts w:ascii="Times New Roman" w:eastAsia="Times New Roman" w:hAnsi="Times New Roman" w:cs="Times New Roman"/>
        </w:rPr>
        <w:fldChar w:fldCharType="end"/>
      </w:r>
      <w:r w:rsidR="00637E32">
        <w:rPr>
          <w:rFonts w:ascii="Times New Roman" w:eastAsia="Times New Roman" w:hAnsi="Times New Roman" w:cs="Times New Roman"/>
        </w:rPr>
        <w:t xml:space="preserve">, a </w:t>
      </w:r>
      <w:r w:rsidR="00DF23DE">
        <w:rPr>
          <w:rFonts w:ascii="Times New Roman" w:eastAsia="Times New Roman" w:hAnsi="Times New Roman" w:cs="Times New Roman"/>
        </w:rPr>
        <w:t xml:space="preserve">threshold for binge-feeding </w:t>
      </w:r>
      <w:r w:rsidR="00FB042D">
        <w:rPr>
          <w:rFonts w:ascii="Times New Roman" w:eastAsia="Times New Roman" w:hAnsi="Times New Roman" w:cs="Times New Roman"/>
        </w:rPr>
        <w:t xml:space="preserve">was defined based on temperature- and mass-dependent </w:t>
      </w:r>
      <w:r w:rsidR="00C71B80">
        <w:rPr>
          <w:rFonts w:ascii="Times New Roman" w:eastAsia="Times New Roman" w:hAnsi="Times New Roman" w:cs="Times New Roman"/>
        </w:rPr>
        <w:t xml:space="preserve">models parameterized by </w:t>
      </w:r>
      <w:r w:rsidR="00C71B80">
        <w:rPr>
          <w:rFonts w:ascii="Times New Roman" w:eastAsia="Times New Roman" w:hAnsi="Times New Roman" w:cs="Times New Roman"/>
        </w:rPr>
        <w:fldChar w:fldCharType="begin"/>
      </w:r>
      <w:r w:rsidR="00C71B80">
        <w:rPr>
          <w:rFonts w:ascii="Times New Roman" w:eastAsia="Times New Roman" w:hAnsi="Times New Roman" w:cs="Times New Roman"/>
        </w:rPr>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Pr>
          <w:rFonts w:ascii="Times New Roman" w:eastAsia="Times New Roman" w:hAnsi="Times New Roman" w:cs="Times New Roman"/>
        </w:rPr>
        <w:fldChar w:fldCharType="separate"/>
      </w:r>
      <w:r w:rsidR="00C71B80" w:rsidRPr="00C71B80">
        <w:rPr>
          <w:rFonts w:ascii="Times New Roman" w:hAnsi="Times New Roman" w:cs="Times New Roman"/>
        </w:rPr>
        <w:t>(Mesa et al. 2013)</w:t>
      </w:r>
      <w:r w:rsidR="00C71B80">
        <w:rPr>
          <w:rFonts w:ascii="Times New Roman" w:eastAsia="Times New Roman" w:hAnsi="Times New Roman" w:cs="Times New Roman"/>
        </w:rPr>
        <w:fldChar w:fldCharType="end"/>
      </w:r>
      <w:r w:rsidR="00AC6B31">
        <w:rPr>
          <w:rFonts w:ascii="Times New Roman" w:eastAsia="Times New Roman" w:hAnsi="Times New Roman" w:cs="Times New Roman"/>
        </w:rPr>
        <w:t xml:space="preserve"> and </w:t>
      </w:r>
      <w:r w:rsidR="00AC6B31">
        <w:rPr>
          <w:rFonts w:ascii="Times New Roman" w:eastAsia="Times New Roman" w:hAnsi="Times New Roman" w:cs="Times New Roman"/>
        </w:rPr>
        <w:fldChar w:fldCharType="begin"/>
      </w:r>
      <w:r w:rsidR="00AC6B31">
        <w:rPr>
          <w:rFonts w:ascii="Times New Roman" w:eastAsia="Times New Roman" w:hAnsi="Times New Roman" w:cs="Times New Roman"/>
        </w:rPr>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Pr>
          <w:rFonts w:ascii="Times New Roman" w:eastAsia="Times New Roman" w:hAnsi="Times New Roman" w:cs="Times New Roman"/>
        </w:rPr>
        <w:fldChar w:fldCharType="separate"/>
      </w:r>
      <w:r w:rsidR="00AC6B31" w:rsidRPr="00AC6B31">
        <w:rPr>
          <w:rFonts w:ascii="Times New Roman" w:hAnsi="Times New Roman" w:cs="Times New Roman"/>
        </w:rPr>
        <w:t>(Moss 2001)</w:t>
      </w:r>
      <w:r w:rsidR="00AC6B31">
        <w:rPr>
          <w:rFonts w:ascii="Times New Roman" w:eastAsia="Times New Roman" w:hAnsi="Times New Roman" w:cs="Times New Roman"/>
        </w:rPr>
        <w:fldChar w:fldCharType="end"/>
      </w:r>
      <w:r w:rsidR="00AC6B31">
        <w:rPr>
          <w:rFonts w:ascii="Times New Roman" w:eastAsia="Times New Roman" w:hAnsi="Times New Roman" w:cs="Times New Roman"/>
        </w:rPr>
        <w:t xml:space="preserve"> for Bull trout and Prickly sculpin, respectively. </w:t>
      </w:r>
      <w:r w:rsidR="00130463">
        <w:rPr>
          <w:rFonts w:ascii="Times New Roman" w:eastAsia="Times New Roman" w:hAnsi="Times New Roman" w:cs="Times New Roman"/>
        </w:rPr>
        <w:t xml:space="preserve">These models </w:t>
      </w:r>
      <w:r w:rsidR="00A55947">
        <w:rPr>
          <w:rFonts w:ascii="Times New Roman" w:eastAsia="Times New Roman" w:hAnsi="Times New Roman" w:cs="Times New Roman"/>
        </w:rPr>
        <w:t>were fe</w:t>
      </w:r>
      <w:r w:rsidR="004406A3">
        <w:rPr>
          <w:rFonts w:ascii="Times New Roman" w:eastAsia="Times New Roman" w:hAnsi="Times New Roman" w:cs="Times New Roman"/>
        </w:rPr>
        <w:t xml:space="preserve">d </w:t>
      </w:r>
      <w:r w:rsidR="00535F90">
        <w:rPr>
          <w:rFonts w:ascii="Times New Roman" w:eastAsia="Times New Roman" w:hAnsi="Times New Roman" w:cs="Times New Roman"/>
        </w:rPr>
        <w:t>a</w:t>
      </w:r>
      <w:r w:rsidR="003A18F6">
        <w:rPr>
          <w:rFonts w:ascii="Times New Roman" w:eastAsia="Times New Roman" w:hAnsi="Times New Roman" w:cs="Times New Roman"/>
        </w:rPr>
        <w:t xml:space="preserve"> </w:t>
      </w:r>
      <w:r w:rsidR="003A18F6">
        <w:rPr>
          <w:rFonts w:ascii="Times New Roman" w:eastAsia="Times New Roman" w:hAnsi="Times New Roman" w:cs="Times New Roman"/>
        </w:rPr>
        <w:lastRenderedPageBreak/>
        <w:t xml:space="preserve">maximum temperature </w:t>
      </w:r>
      <w:r w:rsidR="00535F90">
        <w:rPr>
          <w:rFonts w:ascii="Times New Roman" w:eastAsia="Times New Roman" w:hAnsi="Times New Roman" w:cs="Times New Roman"/>
        </w:rPr>
        <w:t>observed from haphazard surface water temperatures taken near the campsite (</w:t>
      </w:r>
      <w:r w:rsidR="00173FBC">
        <w:rPr>
          <w:rFonts w:ascii="Times New Roman" w:eastAsia="Times New Roman" w:hAnsi="Times New Roman" w:cs="Times New Roman"/>
        </w:rPr>
        <w:t>11°C</w:t>
      </w:r>
      <w:r w:rsidR="00922BB2">
        <w:rPr>
          <w:rFonts w:ascii="Times New Roman" w:eastAsia="Times New Roman" w:hAnsi="Times New Roman" w:cs="Times New Roman"/>
        </w:rPr>
        <w:t>)</w:t>
      </w:r>
      <w:r w:rsidR="00580F2C">
        <w:rPr>
          <w:rFonts w:ascii="Times New Roman" w:eastAsia="Times New Roman" w:hAnsi="Times New Roman" w:cs="Times New Roman"/>
        </w:rPr>
        <w:t xml:space="preserve"> and the </w:t>
      </w:r>
      <w:r w:rsidR="00566153">
        <w:rPr>
          <w:rFonts w:ascii="Times New Roman" w:eastAsia="Times New Roman" w:hAnsi="Times New Roman" w:cs="Times New Roman"/>
        </w:rPr>
        <w:t>mean body weight from</w:t>
      </w:r>
      <w:r w:rsidR="00580F2C">
        <w:rPr>
          <w:rFonts w:ascii="Times New Roman" w:eastAsia="Times New Roman" w:hAnsi="Times New Roman" w:cs="Times New Roman"/>
        </w:rPr>
        <w:t xml:space="preserve"> fish sampled in this study</w:t>
      </w:r>
      <w:r w:rsidR="000A4244">
        <w:rPr>
          <w:rFonts w:ascii="Times New Roman" w:eastAsia="Times New Roman" w:hAnsi="Times New Roman" w:cs="Times New Roman"/>
        </w:rPr>
        <w:t xml:space="preserve"> (</w:t>
      </w:r>
      <w:r w:rsidR="00566153">
        <w:rPr>
          <w:rFonts w:ascii="Times New Roman" w:eastAsia="Times New Roman" w:hAnsi="Times New Roman" w:cs="Times New Roman"/>
        </w:rPr>
        <w:t>2609</w:t>
      </w:r>
      <w:r w:rsidR="000A4244">
        <w:rPr>
          <w:rFonts w:ascii="Times New Roman" w:eastAsia="Times New Roman" w:hAnsi="Times New Roman" w:cs="Times New Roman"/>
        </w:rPr>
        <w:t xml:space="preserve"> g for Arctic char; </w:t>
      </w:r>
      <w:r w:rsidR="00566153">
        <w:rPr>
          <w:rFonts w:ascii="Times New Roman" w:eastAsia="Times New Roman" w:hAnsi="Times New Roman" w:cs="Times New Roman"/>
        </w:rPr>
        <w:t>78.9 g</w:t>
      </w:r>
      <w:r w:rsidR="00890CB3">
        <w:rPr>
          <w:rFonts w:ascii="Times New Roman" w:eastAsia="Times New Roman" w:hAnsi="Times New Roman" w:cs="Times New Roman"/>
        </w:rPr>
        <w:t xml:space="preserve"> for sculpins). </w:t>
      </w:r>
      <w:r w:rsidR="00CA6085">
        <w:rPr>
          <w:rFonts w:ascii="Times New Roman" w:eastAsia="Times New Roman" w:hAnsi="Times New Roman" w:cs="Times New Roman"/>
        </w:rPr>
        <w:t xml:space="preserve">From these proximal models, </w:t>
      </w:r>
      <w:r w:rsidR="00217A1B">
        <w:rPr>
          <w:rFonts w:ascii="Times New Roman" w:eastAsia="Times New Roman" w:hAnsi="Times New Roman" w:cs="Times New Roman"/>
        </w:rPr>
        <w:t xml:space="preserve">Arctic char are estimated to experience maximal consumption at 3.52% </w:t>
      </w:r>
      <w:r w:rsidR="00E6260E">
        <w:rPr>
          <w:rFonts w:ascii="Times New Roman" w:eastAsia="Times New Roman" w:hAnsi="Times New Roman" w:cs="Times New Roman"/>
        </w:rPr>
        <w:t xml:space="preserve">body weight and sculpins may have maximal consumption at just </w:t>
      </w:r>
      <w:r w:rsidR="005B5C6D">
        <w:rPr>
          <w:rFonts w:ascii="Times New Roman" w:eastAsia="Times New Roman" w:hAnsi="Times New Roman" w:cs="Times New Roman"/>
        </w:rPr>
        <w:t>1.46%.</w:t>
      </w:r>
      <w:r w:rsidR="00002287">
        <w:rPr>
          <w:rFonts w:ascii="Times New Roman" w:eastAsia="Times New Roman" w:hAnsi="Times New Roman" w:cs="Times New Roman"/>
        </w:rPr>
        <w:t xml:space="preserve"> Compared to these estimates, </w:t>
      </w:r>
      <w:r w:rsidR="00784918">
        <w:rPr>
          <w:rFonts w:ascii="Times New Roman" w:eastAsia="Times New Roman" w:hAnsi="Times New Roman" w:cs="Times New Roman"/>
        </w:rPr>
        <w:t xml:space="preserve">excessive consumption </w:t>
      </w:r>
      <w:r w:rsidR="00E756FE">
        <w:rPr>
          <w:rFonts w:ascii="Times New Roman" w:eastAsia="Times New Roman" w:hAnsi="Times New Roman" w:cs="Times New Roman"/>
        </w:rPr>
        <w:t>occurred in both predator groups</w:t>
      </w:r>
      <w:r w:rsidR="005B6EA0">
        <w:rPr>
          <w:rFonts w:ascii="Times New Roman" w:eastAsia="Times New Roman" w:hAnsi="Times New Roman" w:cs="Times New Roman"/>
        </w:rPr>
        <w:t xml:space="preserve">, </w:t>
      </w:r>
      <w:r w:rsidR="000F7411">
        <w:rPr>
          <w:rFonts w:ascii="Times New Roman" w:eastAsia="Times New Roman" w:hAnsi="Times New Roman" w:cs="Times New Roman"/>
        </w:rPr>
        <w:t>perhaps more than 1/3 of individuals</w:t>
      </w:r>
      <w:r w:rsidR="003B6995">
        <w:rPr>
          <w:rFonts w:ascii="Times New Roman" w:eastAsia="Times New Roman" w:hAnsi="Times New Roman" w:cs="Times New Roman"/>
        </w:rPr>
        <w:t xml:space="preserve"> across all sampled (15.4% of Arctic char; 52.0% of sculpins)</w:t>
      </w:r>
      <w:r w:rsidR="006559CC">
        <w:rPr>
          <w:rFonts w:ascii="Times New Roman" w:eastAsia="Times New Roman" w:hAnsi="Times New Roman" w:cs="Times New Roman"/>
        </w:rPr>
        <w:t>.</w:t>
      </w:r>
      <w:r w:rsidR="00703DA5">
        <w:rPr>
          <w:rFonts w:ascii="Times New Roman" w:eastAsia="Times New Roman" w:hAnsi="Times New Roman" w:cs="Times New Roman"/>
        </w:rPr>
        <w:t xml:space="preserve"> </w:t>
      </w:r>
      <w:r w:rsidR="2328A07E" w:rsidRPr="00E74FBC">
        <w:rPr>
          <w:rFonts w:ascii="Times New Roman" w:eastAsia="Times New Roman" w:hAnsi="Times New Roman" w:cs="Times New Roman"/>
        </w:rPr>
        <w:t xml:space="preserve">Both </w:t>
      </w:r>
      <w:r w:rsidR="00B80BBB">
        <w:rPr>
          <w:rFonts w:ascii="Times New Roman" w:eastAsia="Times New Roman" w:hAnsi="Times New Roman" w:cs="Times New Roman"/>
        </w:rPr>
        <w:t xml:space="preserve">the </w:t>
      </w:r>
      <w:r w:rsidR="2328A07E" w:rsidRPr="00E74FBC">
        <w:rPr>
          <w:rFonts w:ascii="Times New Roman" w:eastAsia="Times New Roman" w:hAnsi="Times New Roman" w:cs="Times New Roman"/>
        </w:rPr>
        <w:t xml:space="preserve">regular and intense feeding </w:t>
      </w:r>
      <w:r w:rsidR="00B80BBB">
        <w:rPr>
          <w:rFonts w:ascii="Times New Roman" w:eastAsia="Times New Roman" w:hAnsi="Times New Roman" w:cs="Times New Roman"/>
        </w:rPr>
        <w:t xml:space="preserve">observed here </w:t>
      </w:r>
      <w:r w:rsidR="00D44A40">
        <w:rPr>
          <w:rFonts w:ascii="Times New Roman" w:eastAsia="Times New Roman" w:hAnsi="Times New Roman" w:cs="Times New Roman"/>
        </w:rPr>
        <w:t>has been found as</w:t>
      </w:r>
      <w:r w:rsidR="2328A07E" w:rsidRPr="00E74FBC">
        <w:rPr>
          <w:rFonts w:ascii="Times New Roman" w:eastAsia="Times New Roman" w:hAnsi="Times New Roman" w:cs="Times New Roman"/>
        </w:rPr>
        <w:t xml:space="preserve"> characteristic fish responses to</w:t>
      </w:r>
      <w:r w:rsidR="00D44A40">
        <w:rPr>
          <w:rFonts w:ascii="Times New Roman" w:eastAsia="Times New Roman" w:hAnsi="Times New Roman" w:cs="Times New Roman"/>
        </w:rPr>
        <w:t xml:space="preserve"> other</w:t>
      </w:r>
      <w:r w:rsidR="2328A07E" w:rsidRPr="00E74FBC">
        <w:rPr>
          <w:rFonts w:ascii="Times New Roman" w:eastAsia="Times New Roman" w:hAnsi="Times New Roman" w:cs="Times New Roman"/>
        </w:rPr>
        <w:t xml:space="preserve"> large resource </w:t>
      </w:r>
      <w:commentRangeStart w:id="166"/>
      <w:r w:rsidR="2328A07E" w:rsidRPr="00E74FBC">
        <w:rPr>
          <w:rFonts w:ascii="Times New Roman" w:eastAsia="Times New Roman" w:hAnsi="Times New Roman" w:cs="Times New Roman"/>
        </w:rPr>
        <w:t xml:space="preserve">pulses </w:t>
      </w:r>
      <w:commentRangeEnd w:id="166"/>
      <w:r w:rsidR="00431A64">
        <w:rPr>
          <w:rStyle w:val="CommentReference"/>
        </w:rPr>
        <w:commentReference w:id="166"/>
      </w:r>
      <w:r w:rsidR="00B2156B">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Pr>
          <w:rFonts w:ascii="Times New Roman" w:eastAsia="Times New Roman" w:hAnsi="Times New Roman" w:cs="Times New Roman"/>
        </w:rPr>
        <w:fldChar w:fldCharType="separate"/>
      </w:r>
      <w:r w:rsidR="00B2156B" w:rsidRPr="00B2156B">
        <w:rPr>
          <w:rFonts w:ascii="Times New Roman" w:hAnsi="Times New Roman" w:cs="Times New Roman"/>
        </w:rPr>
        <w:t>(Furey et al. 2016; Hermann et al. 2020)</w:t>
      </w:r>
      <w:r w:rsidR="00B2156B">
        <w:rPr>
          <w:rFonts w:ascii="Times New Roman" w:eastAsia="Times New Roman" w:hAnsi="Times New Roman" w:cs="Times New Roman"/>
        </w:rPr>
        <w:fldChar w:fldCharType="end"/>
      </w:r>
      <w:r w:rsidR="2328A07E" w:rsidRPr="00E74FBC">
        <w:rPr>
          <w:rFonts w:ascii="Times New Roman" w:eastAsia="Times New Roman" w:hAnsi="Times New Roman" w:cs="Times New Roman"/>
        </w:rPr>
        <w:t>.</w:t>
      </w:r>
      <w:r w:rsidR="006232EC">
        <w:rPr>
          <w:rFonts w:ascii="Times New Roman" w:eastAsia="Times New Roman" w:hAnsi="Times New Roman" w:cs="Times New Roman"/>
        </w:rPr>
        <w:t xml:space="preserve"> </w:t>
      </w:r>
      <w:commentRangeEnd w:id="165"/>
      <w:r w:rsidR="00600A7C">
        <w:rPr>
          <w:rStyle w:val="CommentReference"/>
        </w:rPr>
        <w:commentReference w:id="165"/>
      </w:r>
      <w:ins w:id="167" w:author="Nathan Furey" w:date="2023-07-21T08:56:00Z">
        <w:r w:rsidR="00356ECC">
          <w:rPr>
            <w:rFonts w:ascii="Times New Roman" w:eastAsia="Times New Roman" w:hAnsi="Times New Roman" w:cs="Times New Roman"/>
          </w:rPr>
          <w:t xml:space="preserve">Regardless of our inability to define specific metrics for binge-feeding or hyperphagia, this relatively intense </w:t>
        </w:r>
      </w:ins>
      <w:del w:id="168" w:author="Nathan Furey" w:date="2023-07-21T08:57:00Z">
        <w:r w:rsidR="006232EC" w:rsidDel="00356ECC">
          <w:rPr>
            <w:rFonts w:ascii="Times New Roman" w:eastAsia="Times New Roman" w:hAnsi="Times New Roman" w:cs="Times New Roman"/>
          </w:rPr>
          <w:delText>Therefore, th</w:delText>
        </w:r>
        <w:r w:rsidR="006633E3" w:rsidDel="00356ECC">
          <w:rPr>
            <w:rFonts w:ascii="Times New Roman" w:eastAsia="Times New Roman" w:hAnsi="Times New Roman" w:cs="Times New Roman"/>
          </w:rPr>
          <w:delText>ough the energetics of prey items</w:delText>
        </w:r>
        <w:r w:rsidR="00006F4F" w:rsidDel="00356ECC">
          <w:rPr>
            <w:rFonts w:ascii="Times New Roman" w:eastAsia="Times New Roman" w:hAnsi="Times New Roman" w:cs="Times New Roman"/>
          </w:rPr>
          <w:delText xml:space="preserve"> was not estimated, this</w:delText>
        </w:r>
        <w:r w:rsidR="006232EC" w:rsidDel="00356ECC">
          <w:rPr>
            <w:rFonts w:ascii="Times New Roman" w:eastAsia="Times New Roman" w:hAnsi="Times New Roman" w:cs="Times New Roman"/>
          </w:rPr>
          <w:delText xml:space="preserve"> </w:delText>
        </w:r>
      </w:del>
      <w:r w:rsidR="006232EC">
        <w:rPr>
          <w:rFonts w:ascii="Times New Roman" w:eastAsia="Times New Roman" w:hAnsi="Times New Roman" w:cs="Times New Roman"/>
        </w:rPr>
        <w:t xml:space="preserve">feeding by both predators </w:t>
      </w:r>
      <w:ins w:id="169" w:author="Nathan Furey" w:date="2023-07-21T08:57:00Z">
        <w:r w:rsidR="00356ECC">
          <w:rPr>
            <w:rFonts w:ascii="Times New Roman" w:eastAsia="Times New Roman" w:hAnsi="Times New Roman" w:cs="Times New Roman"/>
          </w:rPr>
          <w:t xml:space="preserve">during the ice-off season </w:t>
        </w:r>
      </w:ins>
      <w:del w:id="170" w:author="Nathan Furey" w:date="2023-07-21T08:57:00Z">
        <w:r w:rsidR="006232EC" w:rsidDel="00356ECC">
          <w:rPr>
            <w:rFonts w:ascii="Times New Roman" w:eastAsia="Times New Roman" w:hAnsi="Times New Roman" w:cs="Times New Roman"/>
          </w:rPr>
          <w:delText xml:space="preserve">at this time of year </w:delText>
        </w:r>
      </w:del>
      <w:r w:rsidR="006232EC">
        <w:rPr>
          <w:rFonts w:ascii="Times New Roman" w:eastAsia="Times New Roman" w:hAnsi="Times New Roman" w:cs="Times New Roman"/>
        </w:rPr>
        <w:t xml:space="preserve">is likely to be important </w:t>
      </w:r>
      <w:r w:rsidR="00BB2517">
        <w:rPr>
          <w:rFonts w:ascii="Times New Roman" w:eastAsia="Times New Roman" w:hAnsi="Times New Roman" w:cs="Times New Roman"/>
        </w:rPr>
        <w:t xml:space="preserve">to their </w:t>
      </w:r>
      <w:ins w:id="171" w:author="Nathan Furey" w:date="2023-07-21T08:57:00Z">
        <w:r w:rsidR="00356ECC">
          <w:rPr>
            <w:rFonts w:ascii="Times New Roman" w:eastAsia="Times New Roman" w:hAnsi="Times New Roman" w:cs="Times New Roman"/>
          </w:rPr>
          <w:t xml:space="preserve">energy budgets and </w:t>
        </w:r>
      </w:ins>
      <w:r w:rsidR="00BB2517">
        <w:rPr>
          <w:rFonts w:ascii="Times New Roman" w:eastAsia="Times New Roman" w:hAnsi="Times New Roman" w:cs="Times New Roman"/>
        </w:rPr>
        <w:t>success year-round.</w:t>
      </w:r>
      <w:r w:rsidR="00025EFB">
        <w:rPr>
          <w:rFonts w:ascii="Times New Roman" w:eastAsia="Times New Roman" w:hAnsi="Times New Roman" w:cs="Times New Roman"/>
        </w:rPr>
        <w:t xml:space="preserve"> </w:t>
      </w:r>
    </w:p>
    <w:p w14:paraId="051817B6" w14:textId="6E2A59A4" w:rsidR="007912B6" w:rsidRPr="007709F2" w:rsidRDefault="634A7CCB" w:rsidP="007912B6">
      <w:pPr>
        <w:spacing w:after="0" w:line="480" w:lineRule="auto"/>
        <w:ind w:firstLine="360"/>
        <w:rPr>
          <w:rFonts w:ascii="Times New Roman" w:eastAsia="Times New Roman" w:hAnsi="Times New Roman" w:cs="Times New Roman"/>
        </w:rPr>
      </w:pPr>
      <w:r w:rsidRPr="67142E0A">
        <w:rPr>
          <w:rFonts w:ascii="Times New Roman" w:eastAsia="Times New Roman" w:hAnsi="Times New Roman" w:cs="Times New Roman"/>
        </w:rPr>
        <w:t xml:space="preserve">Though </w:t>
      </w:r>
      <w:ins w:id="172" w:author="Nathan Furey" w:date="2023-07-21T08:57:00Z">
        <w:r w:rsidR="00356ECC">
          <w:rPr>
            <w:rFonts w:ascii="Times New Roman" w:eastAsia="Times New Roman" w:hAnsi="Times New Roman" w:cs="Times New Roman"/>
          </w:rPr>
          <w:t xml:space="preserve">both Arctic char and sculpins fed </w:t>
        </w:r>
      </w:ins>
      <w:ins w:id="173" w:author="Nathan Furey" w:date="2023-07-21T08:58:00Z">
        <w:r w:rsidR="00356ECC">
          <w:rPr>
            <w:rFonts w:ascii="Times New Roman" w:eastAsia="Times New Roman" w:hAnsi="Times New Roman" w:cs="Times New Roman"/>
          </w:rPr>
          <w:t>intensively,</w:t>
        </w:r>
      </w:ins>
      <w:del w:id="174" w:author="Nathan Furey" w:date="2023-07-21T08:58:00Z">
        <w:r w:rsidRPr="67142E0A" w:rsidDel="00356ECC">
          <w:rPr>
            <w:rFonts w:ascii="Times New Roman" w:eastAsia="Times New Roman" w:hAnsi="Times New Roman" w:cs="Times New Roman"/>
          </w:rPr>
          <w:delText>apparent in both predators, prey exploitation b</w:delText>
        </w:r>
      </w:del>
      <w:ins w:id="175" w:author="Nathan Furey" w:date="2023-07-21T08:58:00Z">
        <w:r w:rsidR="00356ECC">
          <w:rPr>
            <w:rFonts w:ascii="Times New Roman" w:eastAsia="Times New Roman" w:hAnsi="Times New Roman" w:cs="Times New Roman"/>
          </w:rPr>
          <w:t xml:space="preserve"> their diet</w:t>
        </w:r>
      </w:ins>
      <w:del w:id="176" w:author="Nathan Furey" w:date="2023-07-21T08:58:00Z">
        <w:r w:rsidRPr="67142E0A" w:rsidDel="00356ECC">
          <w:rPr>
            <w:rFonts w:ascii="Times New Roman" w:eastAsia="Times New Roman" w:hAnsi="Times New Roman" w:cs="Times New Roman"/>
          </w:rPr>
          <w:delText>y Artic char and sculpin</w:delText>
        </w:r>
      </w:del>
      <w:r w:rsidR="72ED9136" w:rsidRPr="67142E0A">
        <w:rPr>
          <w:rFonts w:ascii="Times New Roman" w:eastAsia="Times New Roman" w:hAnsi="Times New Roman" w:cs="Times New Roman"/>
        </w:rPr>
        <w:t xml:space="preserve"> </w:t>
      </w:r>
      <w:r w:rsidR="6B976FBA" w:rsidRPr="67142E0A">
        <w:rPr>
          <w:rFonts w:ascii="Times New Roman" w:eastAsia="Times New Roman" w:hAnsi="Times New Roman" w:cs="Times New Roman"/>
        </w:rPr>
        <w:t xml:space="preserve">differs </w:t>
      </w:r>
      <w:r w:rsidR="5D55C64A" w:rsidRPr="67142E0A">
        <w:rPr>
          <w:rFonts w:ascii="Times New Roman" w:eastAsia="Times New Roman" w:hAnsi="Times New Roman" w:cs="Times New Roman"/>
        </w:rPr>
        <w:t>in ways</w:t>
      </w:r>
      <w:r w:rsidR="43314A0E" w:rsidRPr="67142E0A">
        <w:rPr>
          <w:rFonts w:ascii="Times New Roman" w:eastAsia="Times New Roman" w:hAnsi="Times New Roman" w:cs="Times New Roman"/>
        </w:rPr>
        <w:t xml:space="preserve"> </w:t>
      </w:r>
      <w:r w:rsidR="5D55C64A" w:rsidRPr="67142E0A">
        <w:rPr>
          <w:rFonts w:ascii="Times New Roman" w:eastAsia="Times New Roman" w:hAnsi="Times New Roman" w:cs="Times New Roman"/>
        </w:rPr>
        <w:t>which</w:t>
      </w:r>
      <w:r w:rsidR="189A47B9" w:rsidRPr="67142E0A">
        <w:rPr>
          <w:rFonts w:ascii="Times New Roman" w:eastAsia="Times New Roman" w:hAnsi="Times New Roman" w:cs="Times New Roman"/>
        </w:rPr>
        <w:t xml:space="preserve"> </w:t>
      </w:r>
      <w:del w:id="177" w:author="Nathan Furey" w:date="2023-07-21T08:58:00Z">
        <w:r w:rsidR="189A47B9" w:rsidRPr="67142E0A" w:rsidDel="004404A0">
          <w:rPr>
            <w:rFonts w:ascii="Times New Roman" w:eastAsia="Times New Roman" w:hAnsi="Times New Roman" w:cs="Times New Roman"/>
          </w:rPr>
          <w:delText>likely</w:delText>
        </w:r>
        <w:r w:rsidR="5D55C64A" w:rsidRPr="67142E0A" w:rsidDel="004404A0">
          <w:rPr>
            <w:rFonts w:ascii="Times New Roman" w:eastAsia="Times New Roman" w:hAnsi="Times New Roman" w:cs="Times New Roman"/>
          </w:rPr>
          <w:delText xml:space="preserve"> </w:delText>
        </w:r>
      </w:del>
      <w:ins w:id="178" w:author="Nathan Furey" w:date="2023-07-21T08:58:00Z">
        <w:r w:rsidR="004404A0">
          <w:rPr>
            <w:rFonts w:ascii="Times New Roman" w:eastAsia="Times New Roman" w:hAnsi="Times New Roman" w:cs="Times New Roman"/>
          </w:rPr>
          <w:t>may</w:t>
        </w:r>
        <w:r w:rsidR="004404A0" w:rsidRPr="67142E0A">
          <w:rPr>
            <w:rFonts w:ascii="Times New Roman" w:eastAsia="Times New Roman" w:hAnsi="Times New Roman" w:cs="Times New Roman"/>
          </w:rPr>
          <w:t xml:space="preserve"> </w:t>
        </w:r>
      </w:ins>
      <w:r w:rsidR="5D55C64A" w:rsidRPr="67142E0A">
        <w:rPr>
          <w:rFonts w:ascii="Times New Roman" w:eastAsia="Times New Roman" w:hAnsi="Times New Roman" w:cs="Times New Roman"/>
        </w:rPr>
        <w:t xml:space="preserve">reflect </w:t>
      </w:r>
      <w:del w:id="179" w:author="Nathan Furey" w:date="2023-07-21T08:58:00Z">
        <w:r w:rsidR="50706319" w:rsidRPr="67142E0A" w:rsidDel="004404A0">
          <w:rPr>
            <w:rFonts w:ascii="Times New Roman" w:eastAsia="Times New Roman" w:hAnsi="Times New Roman" w:cs="Times New Roman"/>
          </w:rPr>
          <w:delText xml:space="preserve">differences in </w:delText>
        </w:r>
      </w:del>
      <w:r w:rsidR="5D55C64A" w:rsidRPr="67142E0A">
        <w:rPr>
          <w:rFonts w:ascii="Times New Roman" w:eastAsia="Times New Roman" w:hAnsi="Times New Roman" w:cs="Times New Roman"/>
        </w:rPr>
        <w:t>their</w:t>
      </w:r>
      <w:r w:rsidR="1FCACC06" w:rsidRPr="67142E0A">
        <w:rPr>
          <w:rFonts w:ascii="Times New Roman" w:eastAsia="Times New Roman" w:hAnsi="Times New Roman" w:cs="Times New Roman"/>
        </w:rPr>
        <w:t xml:space="preserve"> </w:t>
      </w:r>
      <w:commentRangeStart w:id="180"/>
      <w:r w:rsidR="1FCACC06" w:rsidRPr="67142E0A">
        <w:rPr>
          <w:rFonts w:ascii="Times New Roman" w:eastAsia="Times New Roman" w:hAnsi="Times New Roman" w:cs="Times New Roman"/>
        </w:rPr>
        <w:t>mobility</w:t>
      </w:r>
      <w:commentRangeEnd w:id="180"/>
      <w:r w:rsidR="00431A64">
        <w:rPr>
          <w:rStyle w:val="CommentReference"/>
        </w:rPr>
        <w:commentReference w:id="180"/>
      </w:r>
      <w:r w:rsidR="1FCACC06" w:rsidRPr="67142E0A">
        <w:rPr>
          <w:rFonts w:ascii="Times New Roman" w:eastAsia="Times New Roman" w:hAnsi="Times New Roman" w:cs="Times New Roman"/>
        </w:rPr>
        <w:t xml:space="preserve">. </w:t>
      </w:r>
      <w:del w:id="181" w:author="Nathan Furey" w:date="2023-07-21T08:59:00Z">
        <w:r w:rsidR="1FCACC06" w:rsidRPr="67142E0A" w:rsidDel="004404A0">
          <w:rPr>
            <w:rFonts w:ascii="Times New Roman" w:eastAsia="Times New Roman" w:hAnsi="Times New Roman" w:cs="Times New Roman"/>
          </w:rPr>
          <w:delText xml:space="preserve">The most visible influence of mobility </w:delText>
        </w:r>
        <w:r w:rsidR="79079D6C" w:rsidRPr="67142E0A" w:rsidDel="004404A0">
          <w:rPr>
            <w:rFonts w:ascii="Times New Roman" w:eastAsia="Times New Roman" w:hAnsi="Times New Roman" w:cs="Times New Roman"/>
          </w:rPr>
          <w:delText>on the feeding of these two predators is seen in the diet contents which differ, most notably</w:delText>
        </w:r>
      </w:del>
      <w:ins w:id="182" w:author="Nathan Furey" w:date="2023-07-21T08:59:00Z">
        <w:r w:rsidR="004404A0">
          <w:rPr>
            <w:rFonts w:ascii="Times New Roman" w:eastAsia="Times New Roman" w:hAnsi="Times New Roman" w:cs="Times New Roman"/>
          </w:rPr>
          <w:t>Mobility may explain</w:t>
        </w:r>
      </w:ins>
      <w:r w:rsidR="79079D6C" w:rsidRPr="67142E0A">
        <w:rPr>
          <w:rFonts w:ascii="Times New Roman" w:eastAsia="Times New Roman" w:hAnsi="Times New Roman" w:cs="Times New Roman"/>
        </w:rPr>
        <w:t xml:space="preserve"> the higher presence of more mobile or pelagic prey items in the diets of Arctic char</w:t>
      </w:r>
      <w:r w:rsidR="287BE41B" w:rsidRPr="67142E0A">
        <w:rPr>
          <w:rFonts w:ascii="Times New Roman" w:eastAsia="Times New Roman" w:hAnsi="Times New Roman" w:cs="Times New Roman"/>
        </w:rPr>
        <w:t xml:space="preserve"> such as fish and copepods</w:t>
      </w:r>
      <w:r w:rsidR="12E8C8B5" w:rsidRPr="67142E0A">
        <w:rPr>
          <w:rFonts w:ascii="Times New Roman" w:eastAsia="Times New Roman" w:hAnsi="Times New Roman" w:cs="Times New Roman"/>
        </w:rPr>
        <w:t xml:space="preserve">. </w:t>
      </w:r>
      <w:ins w:id="183" w:author="Nathan Furey" w:date="2023-07-21T08:59:00Z">
        <w:r w:rsidR="004404A0">
          <w:rPr>
            <w:rFonts w:ascii="Times New Roman" w:eastAsia="Times New Roman" w:hAnsi="Times New Roman" w:cs="Times New Roman"/>
          </w:rPr>
          <w:t xml:space="preserve">Conversely, </w:t>
        </w:r>
      </w:ins>
      <w:del w:id="184" w:author="Nathan Furey" w:date="2023-07-21T08:59:00Z">
        <w:r w:rsidR="12E8C8B5" w:rsidRPr="67142E0A" w:rsidDel="004404A0">
          <w:rPr>
            <w:rFonts w:ascii="Times New Roman" w:eastAsia="Times New Roman" w:hAnsi="Times New Roman" w:cs="Times New Roman"/>
          </w:rPr>
          <w:delText>S</w:delText>
        </w:r>
      </w:del>
      <w:ins w:id="185" w:author="Nathan Furey" w:date="2023-07-21T08:59:00Z">
        <w:r w:rsidR="004404A0">
          <w:rPr>
            <w:rFonts w:ascii="Times New Roman" w:eastAsia="Times New Roman" w:hAnsi="Times New Roman" w:cs="Times New Roman"/>
          </w:rPr>
          <w:t>s</w:t>
        </w:r>
      </w:ins>
      <w:r w:rsidR="12E8C8B5" w:rsidRPr="67142E0A">
        <w:rPr>
          <w:rFonts w:ascii="Times New Roman" w:eastAsia="Times New Roman" w:hAnsi="Times New Roman" w:cs="Times New Roman"/>
        </w:rPr>
        <w:t xml:space="preserve">culpins are primarily </w:t>
      </w:r>
      <w:r w:rsidR="0F683683" w:rsidRPr="67142E0A">
        <w:rPr>
          <w:rFonts w:ascii="Times New Roman" w:eastAsia="Times New Roman" w:hAnsi="Times New Roman" w:cs="Times New Roman"/>
        </w:rPr>
        <w:t xml:space="preserve">benthic predators with prey items being dominated by </w:t>
      </w:r>
      <w:r w:rsidR="039D5E16" w:rsidRPr="67142E0A">
        <w:rPr>
          <w:rFonts w:ascii="Times New Roman" w:eastAsia="Times New Roman" w:hAnsi="Times New Roman" w:cs="Times New Roman"/>
        </w:rPr>
        <w:t xml:space="preserve">small benthic invertebrates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67142E0A">
        <w:rPr>
          <w:rFonts w:ascii="Times New Roman" w:eastAsia="Times New Roman" w:hAnsi="Times New Roman" w:cs="Times New Roman"/>
        </w:rPr>
        <w:fldChar w:fldCharType="separate"/>
      </w:r>
      <w:r w:rsidR="039D5E16" w:rsidRPr="67142E0A">
        <w:rPr>
          <w:rFonts w:ascii="Times New Roman" w:hAnsi="Times New Roman" w:cs="Times New Roman"/>
        </w:rPr>
        <w:t>(Moore and Moore 1974)</w:t>
      </w:r>
      <w:r w:rsidR="007912B6" w:rsidRPr="67142E0A">
        <w:rPr>
          <w:rFonts w:ascii="Times New Roman" w:eastAsia="Times New Roman" w:hAnsi="Times New Roman" w:cs="Times New Roman"/>
        </w:rPr>
        <w:fldChar w:fldCharType="end"/>
      </w:r>
      <w:r w:rsidR="0F9E5B0E" w:rsidRPr="67142E0A">
        <w:rPr>
          <w:rFonts w:ascii="Times New Roman" w:eastAsia="Times New Roman" w:hAnsi="Times New Roman" w:cs="Times New Roman"/>
        </w:rPr>
        <w:t xml:space="preserve">, </w:t>
      </w:r>
      <w:ins w:id="186" w:author="Nathan Furey" w:date="2023-07-21T08:59:00Z">
        <w:r w:rsidR="004404A0">
          <w:rPr>
            <w:rFonts w:ascii="Times New Roman" w:eastAsia="Times New Roman" w:hAnsi="Times New Roman" w:cs="Times New Roman"/>
          </w:rPr>
          <w:t xml:space="preserve">consistent with our </w:t>
        </w:r>
      </w:ins>
      <w:del w:id="187" w:author="Nathan Furey" w:date="2023-07-21T08:59:00Z">
        <w:r w:rsidR="0F9E5B0E" w:rsidRPr="67142E0A" w:rsidDel="004404A0">
          <w:rPr>
            <w:rFonts w:ascii="Times New Roman" w:eastAsia="Times New Roman" w:hAnsi="Times New Roman" w:cs="Times New Roman"/>
          </w:rPr>
          <w:delText xml:space="preserve">an </w:delText>
        </w:r>
      </w:del>
      <w:r w:rsidR="0F9E5B0E" w:rsidRPr="67142E0A">
        <w:rPr>
          <w:rFonts w:ascii="Times New Roman" w:eastAsia="Times New Roman" w:hAnsi="Times New Roman" w:cs="Times New Roman"/>
        </w:rPr>
        <w:t>observation</w:t>
      </w:r>
      <w:ins w:id="188" w:author="Nathan Furey" w:date="2023-07-21T08:59:00Z">
        <w:r w:rsidR="004404A0">
          <w:rPr>
            <w:rFonts w:ascii="Times New Roman" w:eastAsia="Times New Roman" w:hAnsi="Times New Roman" w:cs="Times New Roman"/>
          </w:rPr>
          <w:t>s</w:t>
        </w:r>
      </w:ins>
      <w:r w:rsidR="0F9E5B0E" w:rsidRPr="67142E0A">
        <w:rPr>
          <w:rFonts w:ascii="Times New Roman" w:eastAsia="Times New Roman" w:hAnsi="Times New Roman" w:cs="Times New Roman"/>
        </w:rPr>
        <w:t xml:space="preserve"> </w:t>
      </w:r>
      <w:del w:id="189" w:author="Nathan Furey" w:date="2023-07-21T08:59:00Z">
        <w:r w:rsidR="0F9E5B0E" w:rsidRPr="67142E0A" w:rsidDel="004404A0">
          <w:rPr>
            <w:rFonts w:ascii="Times New Roman" w:eastAsia="Times New Roman" w:hAnsi="Times New Roman" w:cs="Times New Roman"/>
          </w:rPr>
          <w:delText xml:space="preserve">we made in this study with </w:delText>
        </w:r>
        <w:r w:rsidR="6C5565DF" w:rsidRPr="67142E0A" w:rsidDel="004404A0">
          <w:rPr>
            <w:rFonts w:ascii="Times New Roman" w:eastAsia="Times New Roman" w:hAnsi="Times New Roman" w:cs="Times New Roman"/>
          </w:rPr>
          <w:delText>th</w:delText>
        </w:r>
        <w:r w:rsidR="6BF0D82C" w:rsidRPr="67142E0A" w:rsidDel="004404A0">
          <w:rPr>
            <w:rFonts w:ascii="Times New Roman" w:eastAsia="Times New Roman" w:hAnsi="Times New Roman" w:cs="Times New Roman"/>
          </w:rPr>
          <w:delText xml:space="preserve">ose compositions being similar </w:delText>
        </w:r>
      </w:del>
      <w:r w:rsidR="6BF0D82C" w:rsidRPr="67142E0A">
        <w:rPr>
          <w:rFonts w:ascii="Times New Roman" w:eastAsia="Times New Roman" w:hAnsi="Times New Roman" w:cs="Times New Roman"/>
        </w:rPr>
        <w:t>across years</w:t>
      </w:r>
      <w:r w:rsidR="287BE41B" w:rsidRPr="67142E0A">
        <w:rPr>
          <w:rFonts w:ascii="Times New Roman" w:eastAsia="Times New Roman" w:hAnsi="Times New Roman" w:cs="Times New Roman"/>
        </w:rPr>
        <w:t xml:space="preserve">. </w:t>
      </w:r>
      <w:r w:rsidR="64563B34" w:rsidRPr="67142E0A">
        <w:rPr>
          <w:rFonts w:ascii="Times New Roman" w:eastAsia="Times New Roman" w:hAnsi="Times New Roman" w:cs="Times New Roman"/>
        </w:rPr>
        <w:t>Similarly,</w:t>
      </w:r>
      <w:r w:rsidR="64DA3FAA" w:rsidRPr="67142E0A">
        <w:rPr>
          <w:rFonts w:ascii="Times New Roman" w:eastAsia="Times New Roman" w:hAnsi="Times New Roman" w:cs="Times New Roman"/>
        </w:rPr>
        <w:t xml:space="preserve"> the </w:t>
      </w:r>
      <w:r w:rsidR="2DA82118" w:rsidRPr="67142E0A">
        <w:rPr>
          <w:rFonts w:ascii="Times New Roman" w:eastAsia="Times New Roman" w:hAnsi="Times New Roman" w:cs="Times New Roman"/>
        </w:rPr>
        <w:t xml:space="preserve">higher percentage of empty stomachs by sculpins </w:t>
      </w:r>
      <w:r w:rsidR="5FA2A678" w:rsidRPr="67142E0A">
        <w:rPr>
          <w:rFonts w:ascii="Times New Roman" w:eastAsia="Times New Roman" w:hAnsi="Times New Roman" w:cs="Times New Roman"/>
        </w:rPr>
        <w:t xml:space="preserve">may suggest they are less </w:t>
      </w:r>
      <w:r w:rsidR="26204AA3" w:rsidRPr="67142E0A">
        <w:rPr>
          <w:rFonts w:ascii="Times New Roman" w:eastAsia="Times New Roman" w:hAnsi="Times New Roman" w:cs="Times New Roman"/>
        </w:rPr>
        <w:t>capable of seeking consistent feeding</w:t>
      </w:r>
      <w:r w:rsidR="43314A0E" w:rsidRPr="67142E0A">
        <w:rPr>
          <w:rFonts w:ascii="Times New Roman" w:eastAsia="Times New Roman" w:hAnsi="Times New Roman" w:cs="Times New Roman"/>
        </w:rPr>
        <w:t xml:space="preserve"> </w:t>
      </w:r>
      <w:r w:rsidR="26204AA3" w:rsidRPr="67142E0A">
        <w:rPr>
          <w:rFonts w:ascii="Times New Roman" w:eastAsia="Times New Roman" w:hAnsi="Times New Roman" w:cs="Times New Roman"/>
        </w:rPr>
        <w:t>opportunities</w:t>
      </w:r>
      <w:ins w:id="190" w:author="Nathan Furey" w:date="2023-07-21T09:00:00Z">
        <w:r w:rsidR="004404A0">
          <w:rPr>
            <w:rFonts w:ascii="Times New Roman" w:eastAsia="Times New Roman" w:hAnsi="Times New Roman" w:cs="Times New Roman"/>
          </w:rPr>
          <w:t>, although when they do feed, their relative consumption is generally higher</w:t>
        </w:r>
      </w:ins>
      <w:r w:rsidR="26204AA3" w:rsidRPr="67142E0A">
        <w:rPr>
          <w:rFonts w:ascii="Times New Roman" w:eastAsia="Times New Roman" w:hAnsi="Times New Roman" w:cs="Times New Roman"/>
        </w:rPr>
        <w:t xml:space="preserve">. This would be accurately reflective of their lie-in-wait foraging style </w:t>
      </w:r>
      <w:r w:rsidR="578141A9" w:rsidRPr="67142E0A">
        <w:rPr>
          <w:rFonts w:ascii="Times New Roman" w:eastAsia="Times New Roman" w:hAnsi="Times New Roman" w:cs="Times New Roman"/>
        </w:rPr>
        <w:t xml:space="preserve">and general sedentary lifestyle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67142E0A">
        <w:rPr>
          <w:rFonts w:ascii="Times New Roman" w:eastAsia="Times New Roman" w:hAnsi="Times New Roman" w:cs="Times New Roman"/>
        </w:rPr>
        <w:fldChar w:fldCharType="separate"/>
      </w:r>
      <w:r w:rsidR="578141A9" w:rsidRPr="67142E0A">
        <w:rPr>
          <w:rFonts w:ascii="Times New Roman" w:hAnsi="Times New Roman" w:cs="Times New Roman"/>
        </w:rPr>
        <w:t>(Moore and Moore 1974; Breen et al. 2009)</w:t>
      </w:r>
      <w:r w:rsidR="007912B6" w:rsidRPr="67142E0A">
        <w:rPr>
          <w:rFonts w:ascii="Times New Roman" w:eastAsia="Times New Roman" w:hAnsi="Times New Roman" w:cs="Times New Roman"/>
        </w:rPr>
        <w:fldChar w:fldCharType="end"/>
      </w:r>
      <w:r w:rsidR="12E8C8B5" w:rsidRPr="67142E0A">
        <w:rPr>
          <w:rFonts w:ascii="Times New Roman" w:eastAsia="Times New Roman" w:hAnsi="Times New Roman" w:cs="Times New Roman"/>
        </w:rPr>
        <w:t>.</w:t>
      </w:r>
      <w:r w:rsidR="3EF200BF" w:rsidRPr="67142E0A">
        <w:rPr>
          <w:rFonts w:ascii="Times New Roman" w:eastAsia="Times New Roman" w:hAnsi="Times New Roman" w:cs="Times New Roman"/>
        </w:rPr>
        <w:t xml:space="preserve"> </w:t>
      </w:r>
      <w:r w:rsidR="0513A607" w:rsidRPr="67142E0A">
        <w:rPr>
          <w:rFonts w:ascii="Times New Roman" w:eastAsia="Times New Roman" w:hAnsi="Times New Roman" w:cs="Times New Roman"/>
        </w:rPr>
        <w:t>These two observations help contrast the foraging strategies of Arctic char and sculpins</w:t>
      </w:r>
      <w:r w:rsidR="44DB9C11" w:rsidRPr="67142E0A">
        <w:rPr>
          <w:rFonts w:ascii="Times New Roman" w:eastAsia="Times New Roman" w:hAnsi="Times New Roman" w:cs="Times New Roman"/>
        </w:rPr>
        <w:t>, the former moving</w:t>
      </w:r>
      <w:r w:rsidR="2AC32E75" w:rsidRPr="67142E0A">
        <w:rPr>
          <w:rFonts w:ascii="Times New Roman" w:eastAsia="Times New Roman" w:hAnsi="Times New Roman" w:cs="Times New Roman"/>
        </w:rPr>
        <w:t xml:space="preserve"> quickly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67142E0A">
        <w:rPr>
          <w:rFonts w:ascii="Times New Roman" w:eastAsia="Times New Roman" w:hAnsi="Times New Roman" w:cs="Times New Roman"/>
        </w:rPr>
        <w:fldChar w:fldCharType="separate"/>
      </w:r>
      <w:r w:rsidR="2AC32E75" w:rsidRPr="67142E0A">
        <w:rPr>
          <w:rFonts w:ascii="Times New Roman" w:hAnsi="Times New Roman" w:cs="Times New Roman"/>
        </w:rPr>
        <w:t>(Hammer et al. 2022)</w:t>
      </w:r>
      <w:r w:rsidR="007912B6" w:rsidRPr="67142E0A">
        <w:rPr>
          <w:rFonts w:ascii="Times New Roman" w:eastAsia="Times New Roman" w:hAnsi="Times New Roman" w:cs="Times New Roman"/>
        </w:rPr>
        <w:fldChar w:fldCharType="end"/>
      </w:r>
      <w:r w:rsidR="44DB9C11" w:rsidRPr="67142E0A">
        <w:rPr>
          <w:rFonts w:ascii="Times New Roman" w:eastAsia="Times New Roman" w:hAnsi="Times New Roman" w:cs="Times New Roman"/>
        </w:rPr>
        <w:t xml:space="preserve"> between patches of productivity within Tremblay Sound to feed consistently </w:t>
      </w:r>
      <w:r w:rsidR="54F8516C" w:rsidRPr="67142E0A">
        <w:rPr>
          <w:rFonts w:ascii="Times New Roman" w:eastAsia="Times New Roman" w:hAnsi="Times New Roman" w:cs="Times New Roman"/>
        </w:rPr>
        <w:t xml:space="preserve">whereas </w:t>
      </w:r>
      <w:r w:rsidR="2AC32E75" w:rsidRPr="67142E0A">
        <w:rPr>
          <w:rFonts w:ascii="Times New Roman" w:eastAsia="Times New Roman" w:hAnsi="Times New Roman" w:cs="Times New Roman"/>
        </w:rPr>
        <w:t xml:space="preserve">sculpins occupy one area and consume the </w:t>
      </w:r>
      <w:r w:rsidR="26170B76" w:rsidRPr="67142E0A">
        <w:rPr>
          <w:rFonts w:ascii="Times New Roman" w:eastAsia="Times New Roman" w:hAnsi="Times New Roman" w:cs="Times New Roman"/>
        </w:rPr>
        <w:t xml:space="preserve">resources opportunistically available and only being able to slowly move between patches </w:t>
      </w:r>
      <w:commentRangeStart w:id="191"/>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{"citationID":"R0ifo2A3","properties":{"formattedCitation":"(Hermann 2021)","plainCitation":"(Hermann 2021)","noteIndex":0},"citationItems":[{"id":2501,"uris":["http://zotero.org/users/6698532/items/L228ZGE8"],"itemData":{"id":2501,"type":"thesis","abstract":"Environments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912B6" w:rsidRPr="67142E0A">
        <w:rPr>
          <w:rFonts w:ascii="Times New Roman" w:eastAsia="Times New Roman" w:hAnsi="Times New Roman" w:cs="Times New Roman"/>
        </w:rPr>
        <w:fldChar w:fldCharType="separate"/>
      </w:r>
      <w:r w:rsidR="26170B76" w:rsidRPr="67142E0A">
        <w:rPr>
          <w:rFonts w:ascii="Times New Roman" w:hAnsi="Times New Roman" w:cs="Times New Roman"/>
        </w:rPr>
        <w:t>(Hermann 2021)</w:t>
      </w:r>
      <w:r w:rsidR="007912B6" w:rsidRPr="67142E0A">
        <w:rPr>
          <w:rFonts w:ascii="Times New Roman" w:eastAsia="Times New Roman" w:hAnsi="Times New Roman" w:cs="Times New Roman"/>
        </w:rPr>
        <w:fldChar w:fldCharType="end"/>
      </w:r>
      <w:commentRangeEnd w:id="191"/>
      <w:r w:rsidR="00183941">
        <w:rPr>
          <w:rStyle w:val="CommentReference"/>
        </w:rPr>
        <w:commentReference w:id="191"/>
      </w:r>
      <w:r w:rsidR="48C8117F" w:rsidRPr="67142E0A">
        <w:rPr>
          <w:rFonts w:ascii="Times New Roman" w:eastAsia="Times New Roman" w:hAnsi="Times New Roman" w:cs="Times New Roman"/>
        </w:rPr>
        <w:t xml:space="preserve">. </w:t>
      </w:r>
      <w:r w:rsidR="26A3A661" w:rsidRPr="67142E0A">
        <w:rPr>
          <w:rFonts w:ascii="Times New Roman" w:eastAsia="Times New Roman" w:hAnsi="Times New Roman" w:cs="Times New Roman"/>
        </w:rPr>
        <w:t>Perhaps, these differences position the two predators within the two categories o</w:t>
      </w:r>
      <w:r w:rsidR="0A4C9D52" w:rsidRPr="67142E0A">
        <w:rPr>
          <w:rFonts w:ascii="Times New Roman" w:eastAsia="Times New Roman" w:hAnsi="Times New Roman" w:cs="Times New Roman"/>
        </w:rPr>
        <w:t xml:space="preserve">f </w:t>
      </w:r>
      <w:r w:rsidR="0A4C9D52" w:rsidRPr="67142E0A">
        <w:rPr>
          <w:rFonts w:ascii="Times New Roman" w:eastAsia="Times New Roman" w:hAnsi="Times New Roman" w:cs="Times New Roman"/>
        </w:rPr>
        <w:lastRenderedPageBreak/>
        <w:t>predatory responses to resource pulses define</w:t>
      </w:r>
      <w:commentRangeStart w:id="192"/>
      <w:r w:rsidR="0A4C9D52" w:rsidRPr="67142E0A">
        <w:rPr>
          <w:rFonts w:ascii="Times New Roman" w:eastAsia="Times New Roman" w:hAnsi="Times New Roman" w:cs="Times New Roman"/>
        </w:rPr>
        <w:t xml:space="preserve">d by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0A4C9D52"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5FF71CAF" w:rsidRPr="67142E0A">
        <w:rPr>
          <w:rFonts w:ascii="Times New Roman" w:eastAsia="Times New Roman" w:hAnsi="Times New Roman" w:cs="Times New Roman"/>
        </w:rPr>
        <w:t xml:space="preserve">: mobile specialists </w:t>
      </w:r>
      <w:ins w:id="193" w:author="Nathan Furey" w:date="2023-07-21T08:55:00Z">
        <w:r w:rsidR="00431A64">
          <w:rPr>
            <w:rFonts w:ascii="Times New Roman" w:eastAsia="Times New Roman" w:hAnsi="Times New Roman" w:cs="Times New Roman"/>
          </w:rPr>
          <w:t xml:space="preserve">(Arctic char) </w:t>
        </w:r>
      </w:ins>
      <w:r w:rsidR="5FF71CAF" w:rsidRPr="67142E0A">
        <w:rPr>
          <w:rFonts w:ascii="Times New Roman" w:eastAsia="Times New Roman" w:hAnsi="Times New Roman" w:cs="Times New Roman"/>
        </w:rPr>
        <w:t>and opportunistic residents</w:t>
      </w:r>
      <w:ins w:id="194" w:author="Nathan Furey" w:date="2023-07-21T08:55:00Z">
        <w:r w:rsidR="00431A64">
          <w:rPr>
            <w:rFonts w:ascii="Times New Roman" w:eastAsia="Times New Roman" w:hAnsi="Times New Roman" w:cs="Times New Roman"/>
          </w:rPr>
          <w:t xml:space="preserve"> (sculpins)</w:t>
        </w:r>
      </w:ins>
      <w:r w:rsidR="5FF71CAF" w:rsidRPr="67142E0A">
        <w:rPr>
          <w:rFonts w:ascii="Times New Roman" w:eastAsia="Times New Roman" w:hAnsi="Times New Roman" w:cs="Times New Roman"/>
        </w:rPr>
        <w:t>.</w:t>
      </w:r>
      <w:commentRangeEnd w:id="192"/>
      <w:r w:rsidR="00431A64">
        <w:rPr>
          <w:rStyle w:val="CommentReference"/>
        </w:rPr>
        <w:commentReference w:id="192"/>
      </w:r>
      <w:r w:rsidR="5FF71CAF" w:rsidRPr="67142E0A">
        <w:rPr>
          <w:rFonts w:ascii="Times New Roman" w:eastAsia="Times New Roman" w:hAnsi="Times New Roman" w:cs="Times New Roman"/>
        </w:rPr>
        <w:t xml:space="preserve"> </w:t>
      </w:r>
      <w:commentRangeStart w:id="195"/>
      <w:r w:rsidR="5FF71CAF" w:rsidRPr="67142E0A">
        <w:rPr>
          <w:rFonts w:ascii="Times New Roman" w:eastAsia="Times New Roman" w:hAnsi="Times New Roman" w:cs="Times New Roman"/>
        </w:rPr>
        <w:t xml:space="preserve">However, </w:t>
      </w:r>
      <w:r w:rsidR="3105544E" w:rsidRPr="67142E0A">
        <w:rPr>
          <w:rFonts w:ascii="Times New Roman" w:eastAsia="Times New Roman" w:hAnsi="Times New Roman" w:cs="Times New Roman"/>
        </w:rPr>
        <w:t>another species of char in Arctic ecosystems</w:t>
      </w:r>
      <w:r w:rsidR="71EA6582" w:rsidRPr="67142E0A">
        <w:rPr>
          <w:rFonts w:ascii="Times New Roman" w:eastAsia="Times New Roman" w:hAnsi="Times New Roman" w:cs="Times New Roman"/>
        </w:rPr>
        <w:t>, Dolly Varden (</w:t>
      </w:r>
      <w:r w:rsidR="71EA6582" w:rsidRPr="67142E0A">
        <w:rPr>
          <w:rFonts w:ascii="Times New Roman" w:eastAsia="Times New Roman" w:hAnsi="Times New Roman" w:cs="Times New Roman"/>
          <w:i/>
          <w:iCs/>
        </w:rPr>
        <w:t>Salvelinus malma</w:t>
      </w:r>
      <w:r w:rsidR="71EA6582" w:rsidRPr="67142E0A">
        <w:rPr>
          <w:rFonts w:ascii="Times New Roman" w:eastAsia="Times New Roman" w:hAnsi="Times New Roman" w:cs="Times New Roman"/>
        </w:rPr>
        <w:t xml:space="preserve">), </w:t>
      </w:r>
      <w:r w:rsidR="0DCB95E3" w:rsidRPr="67142E0A">
        <w:rPr>
          <w:rFonts w:ascii="Times New Roman" w:eastAsia="Times New Roman" w:hAnsi="Times New Roman" w:cs="Times New Roman"/>
        </w:rPr>
        <w:t xml:space="preserve">has been </w:t>
      </w:r>
      <w:r w:rsidR="730A6C31" w:rsidRPr="67142E0A">
        <w:rPr>
          <w:rFonts w:ascii="Times New Roman" w:eastAsia="Times New Roman" w:hAnsi="Times New Roman" w:cs="Times New Roman"/>
        </w:rPr>
        <w:t xml:space="preserve">categorized within a third category of ‘specialist resident’ reflecting their </w:t>
      </w:r>
      <w:r w:rsidR="33E25AC4" w:rsidRPr="67142E0A">
        <w:rPr>
          <w:rFonts w:ascii="Times New Roman" w:eastAsia="Times New Roman" w:hAnsi="Times New Roman" w:cs="Times New Roman"/>
        </w:rPr>
        <w:t xml:space="preserve">sedentary behavior which uses phenotypic flexibility to enable their </w:t>
      </w:r>
      <w:r w:rsidR="0DCB95E3" w:rsidRPr="67142E0A">
        <w:rPr>
          <w:rFonts w:ascii="Times New Roman" w:eastAsia="Times New Roman" w:hAnsi="Times New Roman" w:cs="Times New Roman"/>
        </w:rPr>
        <w:t xml:space="preserve">pulsed consumption on a single prey type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7912B6" w:rsidRPr="67142E0A">
        <w:rPr>
          <w:rFonts w:ascii="Times New Roman" w:eastAsia="Times New Roman" w:hAnsi="Times New Roman" w:cs="Times New Roman"/>
        </w:rPr>
        <w:fldChar w:fldCharType="separate"/>
      </w:r>
      <w:r w:rsidR="0DCB95E3" w:rsidRPr="67142E0A">
        <w:rPr>
          <w:rFonts w:ascii="Times New Roman" w:hAnsi="Times New Roman" w:cs="Times New Roman"/>
        </w:rPr>
        <w:t>(Armstrong and Bond 2013)</w:t>
      </w:r>
      <w:r w:rsidR="007912B6" w:rsidRPr="67142E0A">
        <w:rPr>
          <w:rFonts w:ascii="Times New Roman" w:eastAsia="Times New Roman" w:hAnsi="Times New Roman" w:cs="Times New Roman"/>
        </w:rPr>
        <w:fldChar w:fldCharType="end"/>
      </w:r>
      <w:r w:rsidR="636294D9" w:rsidRPr="67142E0A">
        <w:rPr>
          <w:rFonts w:ascii="Times New Roman" w:eastAsia="Times New Roman" w:hAnsi="Times New Roman" w:cs="Times New Roman"/>
        </w:rPr>
        <w:t>.</w:t>
      </w:r>
      <w:r w:rsidR="19589877" w:rsidRPr="67142E0A">
        <w:rPr>
          <w:rFonts w:ascii="Times New Roman" w:eastAsia="Times New Roman" w:hAnsi="Times New Roman" w:cs="Times New Roman"/>
        </w:rPr>
        <w:t xml:space="preserve"> </w:t>
      </w:r>
      <w:r w:rsidR="376200E5" w:rsidRPr="67142E0A">
        <w:rPr>
          <w:rFonts w:ascii="Times New Roman" w:eastAsia="Times New Roman" w:hAnsi="Times New Roman" w:cs="Times New Roman"/>
        </w:rPr>
        <w:t xml:space="preserve">This predator exists in a similar Arctic context which </w:t>
      </w:r>
      <w:r w:rsidR="26135EF2" w:rsidRPr="67142E0A">
        <w:rPr>
          <w:rFonts w:ascii="Times New Roman" w:eastAsia="Times New Roman" w:hAnsi="Times New Roman" w:cs="Times New Roman"/>
        </w:rPr>
        <w:t>includes significant variations in the</w:t>
      </w:r>
      <w:del w:id="196" w:author="Nathan Furey" w:date="2023-07-21T08:56:00Z">
        <w:r w:rsidR="26135EF2" w:rsidRPr="67142E0A" w:rsidDel="00431A64">
          <w:rPr>
            <w:rFonts w:ascii="Times New Roman" w:eastAsia="Times New Roman" w:hAnsi="Times New Roman" w:cs="Times New Roman"/>
          </w:rPr>
          <w:delText xml:space="preserve"> </w:delText>
        </w:r>
        <w:r w:rsidR="43314A0E" w:rsidRPr="67142E0A" w:rsidDel="00431A64">
          <w:rPr>
            <w:rFonts w:ascii="Times New Roman" w:eastAsia="Times New Roman" w:hAnsi="Times New Roman" w:cs="Times New Roman"/>
          </w:rPr>
          <w:delText xml:space="preserve"> </w:delText>
        </w:r>
      </w:del>
      <w:r w:rsidR="43314A0E" w:rsidRPr="67142E0A">
        <w:rPr>
          <w:rFonts w:ascii="Times New Roman" w:eastAsia="Times New Roman" w:hAnsi="Times New Roman" w:cs="Times New Roman"/>
        </w:rPr>
        <w:t xml:space="preserve">  </w:t>
      </w:r>
      <w:r w:rsidR="12DBAB1E" w:rsidRPr="67142E0A">
        <w:rPr>
          <w:rFonts w:ascii="Times New Roman" w:eastAsia="Times New Roman" w:hAnsi="Times New Roman" w:cs="Times New Roman"/>
        </w:rPr>
        <w:t xml:space="preserve">availability </w:t>
      </w:r>
      <w:r w:rsidR="5CF97BA0" w:rsidRPr="67142E0A">
        <w:rPr>
          <w:rFonts w:ascii="Times New Roman" w:eastAsia="Times New Roman" w:hAnsi="Times New Roman" w:cs="Times New Roman"/>
        </w:rPr>
        <w:t>of resources</w:t>
      </w:r>
      <w:r w:rsidR="1CEB8626" w:rsidRPr="67142E0A">
        <w:rPr>
          <w:rFonts w:ascii="Times New Roman" w:eastAsia="Times New Roman" w:hAnsi="Times New Roman" w:cs="Times New Roman"/>
        </w:rPr>
        <w:t xml:space="preserv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7912B6" w:rsidRPr="67142E0A">
        <w:rPr>
          <w:rFonts w:ascii="Times New Roman" w:eastAsia="Times New Roman" w:hAnsi="Times New Roman" w:cs="Times New Roman"/>
        </w:rPr>
        <w:fldChar w:fldCharType="separate"/>
      </w:r>
      <w:r w:rsidR="1CEB8626" w:rsidRPr="67142E0A">
        <w:rPr>
          <w:rFonts w:ascii="Times New Roman" w:hAnsi="Times New Roman" w:cs="Times New Roman"/>
        </w:rPr>
        <w:t>(Berge et al. 2015)</w:t>
      </w:r>
      <w:r w:rsidR="007912B6" w:rsidRPr="67142E0A">
        <w:rPr>
          <w:rFonts w:ascii="Times New Roman" w:eastAsia="Times New Roman" w:hAnsi="Times New Roman" w:cs="Times New Roman"/>
        </w:rPr>
        <w:fldChar w:fldCharType="end"/>
      </w:r>
      <w:r w:rsidR="5CF3553C" w:rsidRPr="67142E0A">
        <w:rPr>
          <w:rFonts w:ascii="Times New Roman" w:eastAsia="Times New Roman" w:hAnsi="Times New Roman" w:cs="Times New Roman"/>
        </w:rPr>
        <w:t xml:space="preserve">. As such, it is possible that </w:t>
      </w:r>
      <w:r w:rsidR="0873DBB3" w:rsidRPr="67142E0A">
        <w:rPr>
          <w:rFonts w:ascii="Times New Roman" w:eastAsia="Times New Roman" w:hAnsi="Times New Roman" w:cs="Times New Roman"/>
        </w:rPr>
        <w:t xml:space="preserve">both predators here incorporate some level of plasticity in digestive capacity </w:t>
      </w:r>
      <w:r w:rsidR="4FA395E8" w:rsidRPr="67142E0A">
        <w:rPr>
          <w:rFonts w:ascii="Times New Roman" w:eastAsia="Times New Roman" w:hAnsi="Times New Roman" w:cs="Times New Roman"/>
        </w:rPr>
        <w:t xml:space="preserve">and may </w:t>
      </w:r>
      <w:r w:rsidR="1431DEC7" w:rsidRPr="67142E0A">
        <w:rPr>
          <w:rFonts w:ascii="Times New Roman" w:eastAsia="Times New Roman" w:hAnsi="Times New Roman" w:cs="Times New Roman"/>
        </w:rPr>
        <w:t xml:space="preserve">not fit neatly into these previously defined categories from primarily temperate environments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1431DEC7"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1431DEC7" w:rsidRPr="67142E0A">
        <w:rPr>
          <w:rFonts w:ascii="Times New Roman" w:eastAsia="Times New Roman" w:hAnsi="Times New Roman" w:cs="Times New Roman"/>
        </w:rPr>
        <w:t>.</w:t>
      </w:r>
      <w:r w:rsidR="55A50E2E" w:rsidRPr="67142E0A">
        <w:rPr>
          <w:rFonts w:ascii="Times New Roman" w:eastAsia="Times New Roman" w:hAnsi="Times New Roman" w:cs="Times New Roman"/>
        </w:rPr>
        <w:t xml:space="preserve"> </w:t>
      </w:r>
      <w:r w:rsidR="009944F5" w:rsidRPr="67142E0A">
        <w:rPr>
          <w:rFonts w:ascii="Times New Roman" w:eastAsia="Times New Roman" w:hAnsi="Times New Roman" w:cs="Times New Roman"/>
        </w:rPr>
        <w:t>Future studies should investigate whether there is a limit to diet plasticity to further inform how Arctic predators will respond to continued and more severe impacts of climate change</w:t>
      </w:r>
      <w:r w:rsidR="009944F5">
        <w:rPr>
          <w:rFonts w:ascii="Times New Roman" w:eastAsia="Times New Roman" w:hAnsi="Times New Roman" w:cs="Times New Roman"/>
        </w:rPr>
        <w:t xml:space="preserve">. </w:t>
      </w:r>
      <w:commentRangeEnd w:id="195"/>
      <w:r w:rsidR="004404A0">
        <w:rPr>
          <w:rStyle w:val="CommentReference"/>
        </w:rPr>
        <w:commentReference w:id="195"/>
      </w:r>
      <w:r w:rsidR="55A50E2E" w:rsidRPr="67142E0A">
        <w:rPr>
          <w:rFonts w:ascii="Times New Roman" w:eastAsia="Times New Roman" w:hAnsi="Times New Roman" w:cs="Times New Roman"/>
        </w:rPr>
        <w:t xml:space="preserve">Additional adaptations </w:t>
      </w:r>
      <w:r w:rsidR="50950EE4" w:rsidRPr="67142E0A">
        <w:rPr>
          <w:rFonts w:ascii="Times New Roman" w:eastAsia="Times New Roman" w:hAnsi="Times New Roman" w:cs="Times New Roman"/>
        </w:rPr>
        <w:t xml:space="preserve">include the migration behavior which is in addition to the marine mobility </w:t>
      </w:r>
      <w:r w:rsidR="42965B15" w:rsidRPr="67142E0A">
        <w:rPr>
          <w:rFonts w:ascii="Times New Roman" w:eastAsia="Times New Roman" w:hAnsi="Times New Roman" w:cs="Times New Roman"/>
        </w:rPr>
        <w:t>of Arctic char.</w:t>
      </w:r>
    </w:p>
    <w:p w14:paraId="17E12AC2" w14:textId="6834638C" w:rsidR="000372EE" w:rsidRDefault="000372EE"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475E9C21">
        <w:rPr>
          <w:rFonts w:ascii="Times New Roman" w:eastAsia="Times New Roman" w:hAnsi="Times New Roman" w:cs="Times New Roman"/>
        </w:rPr>
        <w:t xml:space="preserve">The migratory behavior of </w:t>
      </w:r>
      <w:commentRangeStart w:id="197"/>
      <w:r w:rsidR="475E9C21">
        <w:rPr>
          <w:rFonts w:ascii="Times New Roman" w:eastAsia="Times New Roman" w:hAnsi="Times New Roman" w:cs="Times New Roman"/>
        </w:rPr>
        <w:t xml:space="preserve">Arctic char </w:t>
      </w:r>
      <w:commentRangeEnd w:id="197"/>
      <w:r w:rsidR="003039B2">
        <w:rPr>
          <w:rStyle w:val="CommentReference"/>
        </w:rPr>
        <w:commentReference w:id="197"/>
      </w:r>
      <w:r w:rsidR="475E9C21">
        <w:rPr>
          <w:rFonts w:ascii="Times New Roman" w:eastAsia="Times New Roman" w:hAnsi="Times New Roman" w:cs="Times New Roman"/>
        </w:rPr>
        <w:t xml:space="preserve">presents a </w:t>
      </w:r>
      <w:r w:rsidR="1982CB5E">
        <w:rPr>
          <w:rFonts w:ascii="Times New Roman" w:eastAsia="Times New Roman" w:hAnsi="Times New Roman" w:cs="Times New Roman"/>
        </w:rPr>
        <w:t xml:space="preserve">significant undertaking </w:t>
      </w:r>
      <w:r w:rsidR="2DEA94FB">
        <w:rPr>
          <w:rFonts w:ascii="Times New Roman" w:eastAsia="Times New Roman" w:hAnsi="Times New Roman" w:cs="Times New Roman"/>
        </w:rPr>
        <w:t xml:space="preserve">which their summer feeding must </w:t>
      </w:r>
      <w:r w:rsidR="0BC93B22">
        <w:rPr>
          <w:rFonts w:ascii="Times New Roman" w:eastAsia="Times New Roman" w:hAnsi="Times New Roman" w:cs="Times New Roman"/>
        </w:rPr>
        <w:t xml:space="preserve">be capable of supporting. </w:t>
      </w:r>
      <w:r w:rsidR="33FB9077">
        <w:rPr>
          <w:rFonts w:ascii="Times New Roman" w:eastAsia="Times New Roman" w:hAnsi="Times New Roman" w:cs="Times New Roman"/>
        </w:rPr>
        <w:t xml:space="preserve">The energetic expense of migration is well understood </w:t>
      </w:r>
      <w:del w:id="198" w:author="Nathan Furey" w:date="2023-07-21T09:09:00Z">
        <w:r w:rsidR="6683C9B3" w:rsidDel="003039B2">
          <w:rPr>
            <w:rFonts w:ascii="Times New Roman" w:eastAsia="Times New Roman" w:hAnsi="Times New Roman" w:cs="Times New Roman"/>
          </w:rPr>
          <w:delText>for many</w:delText>
        </w:r>
      </w:del>
      <w:ins w:id="199" w:author="Nathan Furey" w:date="2023-07-21T09:09:00Z">
        <w:r w:rsidR="003039B2">
          <w:rPr>
            <w:rFonts w:ascii="Times New Roman" w:eastAsia="Times New Roman" w:hAnsi="Times New Roman" w:cs="Times New Roman"/>
          </w:rPr>
          <w:t>across</w:t>
        </w:r>
      </w:ins>
      <w:r w:rsidR="6683C9B3">
        <w:rPr>
          <w:rFonts w:ascii="Times New Roman" w:eastAsia="Times New Roman" w:hAnsi="Times New Roman" w:cs="Times New Roman"/>
        </w:rPr>
        <w:t xml:space="preserve"> taxa</w:t>
      </w:r>
      <w:r w:rsidR="187A2A39">
        <w:rPr>
          <w:rFonts w:ascii="Times New Roman" w:eastAsia="Times New Roman" w:hAnsi="Times New Roman" w:cs="Times New Roman"/>
        </w:rPr>
        <w:t xml:space="preserve"> (birds, </w:t>
      </w:r>
      <w:r w:rsidR="00B32492">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Pr>
          <w:rFonts w:ascii="Times New Roman" w:eastAsia="Times New Roman" w:hAnsi="Times New Roman" w:cs="Times New Roman"/>
        </w:rPr>
        <w:fldChar w:fldCharType="separate"/>
      </w:r>
      <w:r w:rsidR="187A2A39" w:rsidRPr="00B32492">
        <w:rPr>
          <w:rFonts w:ascii="Times New Roman" w:hAnsi="Times New Roman" w:cs="Times New Roman"/>
        </w:rPr>
        <w:t>McWilliams and Karasov 2014</w:t>
      </w:r>
      <w:r w:rsidR="00B32492">
        <w:rPr>
          <w:rFonts w:ascii="Times New Roman" w:eastAsia="Times New Roman" w:hAnsi="Times New Roman" w:cs="Times New Roman"/>
        </w:rPr>
        <w:fldChar w:fldCharType="end"/>
      </w:r>
      <w:r w:rsidR="187A2A39">
        <w:rPr>
          <w:rFonts w:ascii="Times New Roman" w:eastAsia="Times New Roman" w:hAnsi="Times New Roman" w:cs="Times New Roman"/>
        </w:rPr>
        <w:t xml:space="preserve">; </w:t>
      </w:r>
      <w:r w:rsidR="186E1B99">
        <w:rPr>
          <w:rFonts w:ascii="Times New Roman" w:eastAsia="Times New Roman" w:hAnsi="Times New Roman" w:cs="Times New Roman"/>
        </w:rPr>
        <w:t xml:space="preserve">mammals, </w:t>
      </w:r>
      <w:r w:rsidR="001D6981">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et al. 2012</w:t>
      </w:r>
      <w:r w:rsidR="001D6981">
        <w:rPr>
          <w:rFonts w:ascii="Times New Roman" w:eastAsia="Times New Roman" w:hAnsi="Times New Roman" w:cs="Times New Roman"/>
        </w:rPr>
        <w:fldChar w:fldCharType="end"/>
      </w:r>
      <w:r w:rsidR="2A5957A3">
        <w:rPr>
          <w:rFonts w:ascii="Times New Roman" w:eastAsia="Times New Roman" w:hAnsi="Times New Roman" w:cs="Times New Roman"/>
        </w:rPr>
        <w:t xml:space="preserve">; and fishes, </w:t>
      </w:r>
      <w:r w:rsidR="00860FC3">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Pr>
          <w:rFonts w:ascii="Times New Roman" w:eastAsia="Times New Roman" w:hAnsi="Times New Roman" w:cs="Times New Roman"/>
        </w:rPr>
        <w:fldChar w:fldCharType="separate"/>
      </w:r>
      <w:r w:rsidR="1D3DECEE" w:rsidRPr="00860FC3">
        <w:rPr>
          <w:rFonts w:ascii="Times New Roman" w:hAnsi="Times New Roman" w:cs="Times New Roman"/>
        </w:rPr>
        <w:t>Wilson et al. 2013</w:t>
      </w:r>
      <w:r w:rsidR="00860FC3">
        <w:rPr>
          <w:rFonts w:ascii="Times New Roman" w:eastAsia="Times New Roman" w:hAnsi="Times New Roman" w:cs="Times New Roman"/>
        </w:rPr>
        <w:fldChar w:fldCharType="end"/>
      </w:r>
      <w:r w:rsidR="2A5957A3">
        <w:rPr>
          <w:rFonts w:ascii="Times New Roman" w:eastAsia="Times New Roman" w:hAnsi="Times New Roman" w:cs="Times New Roman"/>
        </w:rPr>
        <w:t>)</w:t>
      </w:r>
      <w:r w:rsidR="43A1F64C">
        <w:rPr>
          <w:rFonts w:ascii="Times New Roman" w:eastAsia="Times New Roman" w:hAnsi="Times New Roman" w:cs="Times New Roman"/>
        </w:rPr>
        <w:t xml:space="preserve"> including for Arctic char specifically </w:t>
      </w:r>
      <w:r w:rsidR="001D6981">
        <w:rPr>
          <w:rFonts w:ascii="Times New Roman" w:eastAsia="Times New Roman" w:hAnsi="Times New Roman" w:cs="Times New Roman"/>
        </w:rPr>
        <w:fldChar w:fldCharType="begin"/>
      </w:r>
      <w:r w:rsidR="001D6981">
        <w:rPr>
          <w:rFonts w:ascii="Times New Roman" w:eastAsia="Times New Roman" w:hAnsi="Times New Roman" w:cs="Times New Roman"/>
        </w:rPr>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and Babaluk 2014)</w:t>
      </w:r>
      <w:r w:rsidR="001D6981">
        <w:rPr>
          <w:rFonts w:ascii="Times New Roman" w:eastAsia="Times New Roman" w:hAnsi="Times New Roman" w:cs="Times New Roman"/>
        </w:rPr>
        <w:fldChar w:fldCharType="end"/>
      </w:r>
      <w:r w:rsidR="303F8BED">
        <w:rPr>
          <w:rFonts w:ascii="Times New Roman" w:eastAsia="Times New Roman" w:hAnsi="Times New Roman" w:cs="Times New Roman"/>
        </w:rPr>
        <w:t xml:space="preserve">. For some migrants, the expense of the extended movement is exacerbated by the </w:t>
      </w:r>
      <w:r w:rsidR="01D83DBA">
        <w:rPr>
          <w:rFonts w:ascii="Times New Roman" w:eastAsia="Times New Roman" w:hAnsi="Times New Roman" w:cs="Times New Roman"/>
        </w:rPr>
        <w:t xml:space="preserve">minimal or absent feeding </w:t>
      </w:r>
      <w:r w:rsidR="089C2B63">
        <w:rPr>
          <w:rFonts w:ascii="Times New Roman" w:eastAsia="Times New Roman" w:hAnsi="Times New Roman" w:cs="Times New Roman"/>
        </w:rPr>
        <w:t>throughout migration</w:t>
      </w:r>
      <w:r w:rsidR="2F7119D3">
        <w:rPr>
          <w:rFonts w:ascii="Times New Roman" w:eastAsia="Times New Roman" w:hAnsi="Times New Roman" w:cs="Times New Roman"/>
        </w:rPr>
        <w:t xml:space="preserve"> </w:t>
      </w:r>
      <w:r w:rsidR="00664691">
        <w:rPr>
          <w:rFonts w:ascii="Times New Roman" w:eastAsia="Times New Roman" w:hAnsi="Times New Roman" w:cs="Times New Roman"/>
        </w:rPr>
        <w:fldChar w:fldCharType="begin"/>
      </w:r>
      <w:r w:rsidR="00664691">
        <w:rPr>
          <w:rFonts w:ascii="Times New Roman" w:eastAsia="Times New Roman" w:hAnsi="Times New Roman" w:cs="Times New Roman"/>
        </w:rPr>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Pr>
          <w:rFonts w:ascii="Times New Roman" w:eastAsia="Times New Roman" w:hAnsi="Times New Roman" w:cs="Times New Roman"/>
        </w:rPr>
        <w:fldChar w:fldCharType="separate"/>
      </w:r>
      <w:r w:rsidR="2F7119D3" w:rsidRPr="00664691">
        <w:rPr>
          <w:rFonts w:ascii="Times New Roman" w:hAnsi="Times New Roman" w:cs="Times New Roman"/>
        </w:rPr>
        <w:t>(Harwood and Babaluk 2014)</w:t>
      </w:r>
      <w:r w:rsidR="00664691">
        <w:rPr>
          <w:rFonts w:ascii="Times New Roman" w:eastAsia="Times New Roman" w:hAnsi="Times New Roman" w:cs="Times New Roman"/>
        </w:rPr>
        <w:fldChar w:fldCharType="end"/>
      </w:r>
      <w:r w:rsidR="529809C7">
        <w:rPr>
          <w:rFonts w:ascii="Times New Roman" w:eastAsia="Times New Roman" w:hAnsi="Times New Roman" w:cs="Times New Roman"/>
        </w:rPr>
        <w:t xml:space="preserve">. </w:t>
      </w:r>
      <w:r w:rsidR="1DB3F58B">
        <w:rPr>
          <w:rFonts w:ascii="Times New Roman" w:eastAsia="Times New Roman" w:hAnsi="Times New Roman" w:cs="Times New Roman"/>
        </w:rPr>
        <w:t xml:space="preserve">As such, migrants largely rely on energy stores </w:t>
      </w:r>
      <w:r w:rsidR="5E89CFFC">
        <w:rPr>
          <w:rFonts w:ascii="Times New Roman" w:eastAsia="Times New Roman" w:hAnsi="Times New Roman" w:cs="Times New Roman"/>
        </w:rPr>
        <w:t xml:space="preserve">built up during </w:t>
      </w:r>
      <w:r w:rsidR="78E66BFA">
        <w:rPr>
          <w:rFonts w:ascii="Times New Roman" w:eastAsia="Times New Roman" w:hAnsi="Times New Roman" w:cs="Times New Roman"/>
        </w:rPr>
        <w:t xml:space="preserve">other times of the year </w:t>
      </w:r>
      <w:r w:rsidR="3073E070">
        <w:rPr>
          <w:rFonts w:ascii="Times New Roman" w:eastAsia="Times New Roman" w:hAnsi="Times New Roman" w:cs="Times New Roman"/>
        </w:rPr>
        <w:t xml:space="preserve">meaning this foraging must be maximized. However, the </w:t>
      </w:r>
      <w:r w:rsidR="0177AAD1">
        <w:rPr>
          <w:rFonts w:ascii="Times New Roman" w:eastAsia="Times New Roman" w:hAnsi="Times New Roman" w:cs="Times New Roman"/>
        </w:rPr>
        <w:t xml:space="preserve">ability to </w:t>
      </w:r>
      <w:r w:rsidR="144F88A1">
        <w:rPr>
          <w:rFonts w:ascii="Times New Roman" w:eastAsia="Times New Roman" w:hAnsi="Times New Roman" w:cs="Times New Roman"/>
        </w:rPr>
        <w:t xml:space="preserve">consume high levels of prey </w:t>
      </w:r>
      <w:r w:rsidR="2840A593">
        <w:rPr>
          <w:rFonts w:ascii="Times New Roman" w:eastAsia="Times New Roman" w:hAnsi="Times New Roman" w:cs="Times New Roman"/>
        </w:rPr>
        <w:t>b</w:t>
      </w:r>
      <w:r w:rsidR="000CEBB1">
        <w:rPr>
          <w:rFonts w:ascii="Times New Roman" w:eastAsia="Times New Roman" w:hAnsi="Times New Roman" w:cs="Times New Roman"/>
        </w:rPr>
        <w:t>y</w:t>
      </w:r>
      <w:r w:rsidR="44A5968B">
        <w:rPr>
          <w:rFonts w:ascii="Times New Roman" w:eastAsia="Times New Roman" w:hAnsi="Times New Roman" w:cs="Times New Roman"/>
        </w:rPr>
        <w:t xml:space="preserve"> maintain</w:t>
      </w:r>
      <w:r w:rsidR="000CEBB1">
        <w:rPr>
          <w:rFonts w:ascii="Times New Roman" w:eastAsia="Times New Roman" w:hAnsi="Times New Roman" w:cs="Times New Roman"/>
        </w:rPr>
        <w:t>ing</w:t>
      </w:r>
      <w:r w:rsidR="44A5968B">
        <w:rPr>
          <w:rFonts w:ascii="Times New Roman" w:eastAsia="Times New Roman" w:hAnsi="Times New Roman" w:cs="Times New Roman"/>
        </w:rPr>
        <w:t xml:space="preserve"> </w:t>
      </w:r>
      <w:r w:rsidR="2840A593">
        <w:rPr>
          <w:rFonts w:ascii="Times New Roman" w:eastAsia="Times New Roman" w:hAnsi="Times New Roman" w:cs="Times New Roman"/>
        </w:rPr>
        <w:t xml:space="preserve">digestive machinery can be expensive in its own right </w:t>
      </w:r>
      <w:r w:rsidR="00805041">
        <w:rPr>
          <w:rFonts w:ascii="Times New Roman" w:eastAsia="Times New Roman" w:hAnsi="Times New Roman" w:cs="Times New Roman"/>
        </w:rPr>
        <w:fldChar w:fldCharType="begin"/>
      </w:r>
      <w:r w:rsidR="00805041">
        <w:rPr>
          <w:rFonts w:ascii="Times New Roman" w:eastAsia="Times New Roman" w:hAnsi="Times New Roman" w:cs="Times New Roman"/>
        </w:rPr>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Pr>
          <w:rFonts w:ascii="Times New Roman" w:eastAsia="Times New Roman" w:hAnsi="Times New Roman" w:cs="Times New Roman"/>
        </w:rPr>
        <w:fldChar w:fldCharType="separate"/>
      </w:r>
      <w:r w:rsidR="144F88A1" w:rsidRPr="00805041">
        <w:rPr>
          <w:rFonts w:ascii="Times New Roman" w:hAnsi="Times New Roman" w:cs="Times New Roman"/>
        </w:rPr>
        <w:t>(Cant et al. 1996)</w:t>
      </w:r>
      <w:r w:rsidR="00805041">
        <w:rPr>
          <w:rFonts w:ascii="Times New Roman" w:eastAsia="Times New Roman" w:hAnsi="Times New Roman" w:cs="Times New Roman"/>
        </w:rPr>
        <w:fldChar w:fldCharType="end"/>
      </w:r>
      <w:r w:rsidR="000CEBB1">
        <w:rPr>
          <w:rFonts w:ascii="Times New Roman" w:eastAsia="Times New Roman" w:hAnsi="Times New Roman" w:cs="Times New Roman"/>
        </w:rPr>
        <w:t xml:space="preserve">. Alternatively, other adaptations </w:t>
      </w:r>
      <w:r w:rsidR="61F8851E">
        <w:rPr>
          <w:rFonts w:ascii="Times New Roman" w:eastAsia="Times New Roman" w:hAnsi="Times New Roman" w:cs="Times New Roman"/>
        </w:rPr>
        <w:t xml:space="preserve">relying on flexibility </w:t>
      </w:r>
      <w:r w:rsidR="0012143B">
        <w:rPr>
          <w:rFonts w:ascii="Times New Roman" w:eastAsia="Times New Roman" w:hAnsi="Times New Roman" w:cs="Times New Roman"/>
        </w:rPr>
        <w:fldChar w:fldCharType="begin"/>
      </w:r>
      <w:r w:rsidR="0012143B">
        <w:rPr>
          <w:rFonts w:ascii="Times New Roman" w:eastAsia="Times New Roman" w:hAnsi="Times New Roman" w:cs="Times New Roman"/>
        </w:rPr>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Pr>
          <w:rFonts w:ascii="Times New Roman" w:eastAsia="Times New Roman" w:hAnsi="Times New Roman" w:cs="Times New Roman"/>
        </w:rPr>
        <w:fldChar w:fldCharType="separate"/>
      </w:r>
      <w:r w:rsidR="68281FE0" w:rsidRPr="0012143B">
        <w:rPr>
          <w:rFonts w:ascii="Times New Roman" w:hAnsi="Times New Roman" w:cs="Times New Roman"/>
        </w:rPr>
        <w:t>(Armstrong and Bond 2013)</w:t>
      </w:r>
      <w:r w:rsidR="0012143B">
        <w:rPr>
          <w:rFonts w:ascii="Times New Roman" w:eastAsia="Times New Roman" w:hAnsi="Times New Roman" w:cs="Times New Roman"/>
        </w:rPr>
        <w:fldChar w:fldCharType="end"/>
      </w:r>
      <w:r w:rsidR="67E846D4">
        <w:rPr>
          <w:rFonts w:ascii="Times New Roman" w:eastAsia="Times New Roman" w:hAnsi="Times New Roman" w:cs="Times New Roman"/>
        </w:rPr>
        <w:t xml:space="preserve"> or binging</w:t>
      </w:r>
      <w:r w:rsidR="224F52C2">
        <w:rPr>
          <w:rFonts w:ascii="Times New Roman" w:eastAsia="Times New Roman" w:hAnsi="Times New Roman" w:cs="Times New Roman"/>
        </w:rPr>
        <w:t xml:space="preserve"> </w:t>
      </w:r>
      <w:r w:rsidR="00301C14">
        <w:rPr>
          <w:rFonts w:ascii="Times New Roman" w:eastAsia="Times New Roman" w:hAnsi="Times New Roman" w:cs="Times New Roman"/>
        </w:rPr>
        <w:fldChar w:fldCharType="begin"/>
      </w:r>
      <w:r w:rsidR="00301C14">
        <w:rPr>
          <w:rFonts w:ascii="Times New Roman" w:eastAsia="Times New Roman" w:hAnsi="Times New Roman" w:cs="Times New Roman"/>
        </w:rPr>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Pr>
          <w:rFonts w:ascii="Times New Roman" w:eastAsia="Times New Roman" w:hAnsi="Times New Roman" w:cs="Times New Roman"/>
        </w:rPr>
        <w:fldChar w:fldCharType="separate"/>
      </w:r>
      <w:r w:rsidR="224F52C2" w:rsidRPr="00301C14">
        <w:rPr>
          <w:rFonts w:ascii="Times New Roman" w:hAnsi="Times New Roman" w:cs="Times New Roman"/>
        </w:rPr>
        <w:t>(Furey et al. 2016)</w:t>
      </w:r>
      <w:r w:rsidR="00301C14">
        <w:rPr>
          <w:rFonts w:ascii="Times New Roman" w:eastAsia="Times New Roman" w:hAnsi="Times New Roman" w:cs="Times New Roman"/>
        </w:rPr>
        <w:fldChar w:fldCharType="end"/>
      </w:r>
      <w:r w:rsidR="224F52C2">
        <w:rPr>
          <w:rFonts w:ascii="Times New Roman" w:eastAsia="Times New Roman" w:hAnsi="Times New Roman" w:cs="Times New Roman"/>
        </w:rPr>
        <w:t xml:space="preserve"> can impose high costs by absorbing </w:t>
      </w:r>
      <w:r w:rsidR="0554BB84">
        <w:rPr>
          <w:rFonts w:ascii="Times New Roman" w:eastAsia="Times New Roman" w:hAnsi="Times New Roman" w:cs="Times New Roman"/>
        </w:rPr>
        <w:t xml:space="preserve">the aerobic capacity that could otherwise be </w:t>
      </w:r>
      <w:r w:rsidR="11E52CAF">
        <w:rPr>
          <w:rFonts w:ascii="Times New Roman" w:eastAsia="Times New Roman" w:hAnsi="Times New Roman" w:cs="Times New Roman"/>
        </w:rPr>
        <w:t xml:space="preserve">used for mobility </w:t>
      </w:r>
      <w:r w:rsidR="00F73B99">
        <w:rPr>
          <w:rFonts w:ascii="Times New Roman" w:eastAsia="Times New Roman" w:hAnsi="Times New Roman" w:cs="Times New Roman"/>
        </w:rPr>
        <w:fldChar w:fldCharType="begin"/>
      </w:r>
      <w:r w:rsidR="00F73B99">
        <w:rPr>
          <w:rFonts w:ascii="Times New Roman" w:eastAsia="Times New Roman" w:hAnsi="Times New Roman" w:cs="Times New Roman"/>
        </w:rPr>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Pr>
          <w:rFonts w:ascii="Times New Roman" w:eastAsia="Times New Roman" w:hAnsi="Times New Roman" w:cs="Times New Roman"/>
        </w:rPr>
        <w:fldChar w:fldCharType="separate"/>
      </w:r>
      <w:r w:rsidR="11E52CAF" w:rsidRPr="00F73B99">
        <w:rPr>
          <w:rFonts w:ascii="Times New Roman" w:hAnsi="Times New Roman" w:cs="Times New Roman"/>
        </w:rPr>
        <w:t>(Clark et al. 2013)</w:t>
      </w:r>
      <w:r w:rsidR="00F73B99">
        <w:rPr>
          <w:rFonts w:ascii="Times New Roman" w:eastAsia="Times New Roman" w:hAnsi="Times New Roman" w:cs="Times New Roman"/>
        </w:rPr>
        <w:fldChar w:fldCharType="end"/>
      </w:r>
      <w:r w:rsidR="2CE7D0E9">
        <w:rPr>
          <w:rFonts w:ascii="Times New Roman" w:eastAsia="Times New Roman" w:hAnsi="Times New Roman" w:cs="Times New Roman"/>
        </w:rPr>
        <w:t xml:space="preserve">. </w:t>
      </w:r>
      <w:r w:rsidR="7833029A">
        <w:rPr>
          <w:rFonts w:ascii="Times New Roman" w:eastAsia="Times New Roman" w:hAnsi="Times New Roman" w:cs="Times New Roman"/>
        </w:rPr>
        <w:t xml:space="preserve">While this can clearly contribute </w:t>
      </w:r>
      <w:r w:rsidR="640D4B4B">
        <w:rPr>
          <w:rFonts w:ascii="Times New Roman" w:eastAsia="Times New Roman" w:hAnsi="Times New Roman" w:cs="Times New Roman"/>
        </w:rPr>
        <w:t>to the observation of limited feeding during migrations</w:t>
      </w:r>
      <w:r w:rsidR="42EE0130">
        <w:rPr>
          <w:rFonts w:ascii="Times New Roman" w:eastAsia="Times New Roman" w:hAnsi="Times New Roman" w:cs="Times New Roman"/>
        </w:rPr>
        <w:t xml:space="preserve"> </w:t>
      </w:r>
      <w:r w:rsidR="00B41F21">
        <w:rPr>
          <w:rFonts w:ascii="Times New Roman" w:eastAsia="Times New Roman" w:hAnsi="Times New Roman" w:cs="Times New Roman"/>
        </w:rPr>
        <w:fldChar w:fldCharType="begin"/>
      </w:r>
      <w:r w:rsidR="00B41F21">
        <w:rPr>
          <w:rFonts w:ascii="Times New Roman" w:eastAsia="Times New Roman" w:hAnsi="Times New Roman" w:cs="Times New Roman"/>
        </w:rPr>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Pr>
          <w:rFonts w:ascii="Times New Roman" w:eastAsia="Times New Roman" w:hAnsi="Times New Roman" w:cs="Times New Roman"/>
        </w:rPr>
        <w:fldChar w:fldCharType="separate"/>
      </w:r>
      <w:r w:rsidR="42EE0130" w:rsidRPr="00B41F21">
        <w:rPr>
          <w:rFonts w:ascii="Times New Roman" w:hAnsi="Times New Roman" w:cs="Times New Roman"/>
        </w:rPr>
        <w:t>(Clark et al. 2013)</w:t>
      </w:r>
      <w:r w:rsidR="00B41F21">
        <w:rPr>
          <w:rFonts w:ascii="Times New Roman" w:eastAsia="Times New Roman" w:hAnsi="Times New Roman" w:cs="Times New Roman"/>
        </w:rPr>
        <w:fldChar w:fldCharType="end"/>
      </w:r>
      <w:r w:rsidR="46745151">
        <w:rPr>
          <w:rFonts w:ascii="Times New Roman" w:eastAsia="Times New Roman" w:hAnsi="Times New Roman" w:cs="Times New Roman"/>
        </w:rPr>
        <w:t xml:space="preserve">, </w:t>
      </w:r>
      <w:r w:rsidR="031ABF53">
        <w:rPr>
          <w:rFonts w:ascii="Times New Roman" w:eastAsia="Times New Roman" w:hAnsi="Times New Roman" w:cs="Times New Roman"/>
        </w:rPr>
        <w:t xml:space="preserve">it can additionally </w:t>
      </w:r>
      <w:r w:rsidR="66212A60">
        <w:rPr>
          <w:rFonts w:ascii="Times New Roman" w:eastAsia="Times New Roman" w:hAnsi="Times New Roman" w:cs="Times New Roman"/>
        </w:rPr>
        <w:t xml:space="preserve">influence how fishes exploit resources during a period when foraging is </w:t>
      </w:r>
      <w:r w:rsidR="59D0056B">
        <w:rPr>
          <w:rFonts w:ascii="Times New Roman" w:eastAsia="Times New Roman" w:hAnsi="Times New Roman" w:cs="Times New Roman"/>
        </w:rPr>
        <w:t xml:space="preserve">the primary focus such as the Arctic summer </w:t>
      </w:r>
      <w:r w:rsidR="00A971CC">
        <w:rPr>
          <w:rFonts w:ascii="Times New Roman" w:eastAsia="Times New Roman" w:hAnsi="Times New Roman" w:cs="Times New Roman"/>
        </w:rPr>
        <w:fldChar w:fldCharType="begin"/>
      </w:r>
      <w:r w:rsidR="00A971CC">
        <w:rPr>
          <w:rFonts w:ascii="Times New Roman" w:eastAsia="Times New Roman" w:hAnsi="Times New Roman" w:cs="Times New Roman"/>
        </w:rPr>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Pr>
          <w:rFonts w:ascii="Times New Roman" w:eastAsia="Times New Roman" w:hAnsi="Times New Roman" w:cs="Times New Roman"/>
        </w:rPr>
        <w:fldChar w:fldCharType="separate"/>
      </w:r>
      <w:r w:rsidR="59D0056B" w:rsidRPr="00A971CC">
        <w:rPr>
          <w:rFonts w:ascii="Times New Roman" w:hAnsi="Times New Roman" w:cs="Times New Roman"/>
        </w:rPr>
        <w:t>(Harwood and Babaluk 2014; Landry et al. 2018)</w:t>
      </w:r>
      <w:r w:rsidR="00A971CC">
        <w:rPr>
          <w:rFonts w:ascii="Times New Roman" w:eastAsia="Times New Roman" w:hAnsi="Times New Roman" w:cs="Times New Roman"/>
        </w:rPr>
        <w:fldChar w:fldCharType="end"/>
      </w:r>
      <w:r w:rsidR="0C86A27E">
        <w:rPr>
          <w:rFonts w:ascii="Times New Roman" w:eastAsia="Times New Roman" w:hAnsi="Times New Roman" w:cs="Times New Roman"/>
        </w:rPr>
        <w:t xml:space="preserve">. </w:t>
      </w:r>
      <w:r w:rsidR="1B68308B">
        <w:rPr>
          <w:rFonts w:ascii="Times New Roman" w:eastAsia="Times New Roman" w:hAnsi="Times New Roman" w:cs="Times New Roman"/>
        </w:rPr>
        <w:t>While having an anatomical ability for mobility can enable f</w:t>
      </w:r>
      <w:r w:rsidR="4AF47940">
        <w:rPr>
          <w:rFonts w:ascii="Times New Roman" w:eastAsia="Times New Roman" w:hAnsi="Times New Roman" w:cs="Times New Roman"/>
        </w:rPr>
        <w:t>oraging behaviors by Arctic char such</w:t>
      </w:r>
      <w:r w:rsidR="57DA981F">
        <w:rPr>
          <w:rFonts w:ascii="Times New Roman" w:eastAsia="Times New Roman" w:hAnsi="Times New Roman" w:cs="Times New Roman"/>
        </w:rPr>
        <w:t xml:space="preserve"> as</w:t>
      </w:r>
      <w:r w:rsidR="4AF47940">
        <w:rPr>
          <w:rFonts w:ascii="Times New Roman" w:eastAsia="Times New Roman" w:hAnsi="Times New Roman" w:cs="Times New Roman"/>
        </w:rPr>
        <w:t xml:space="preserve"> the mobile specialist </w:t>
      </w:r>
      <w:r w:rsidR="55B6A22A">
        <w:rPr>
          <w:rFonts w:ascii="Times New Roman" w:eastAsia="Times New Roman" w:hAnsi="Times New Roman" w:cs="Times New Roman"/>
        </w:rPr>
        <w:t xml:space="preserve">categorization discussed earlier, maintaining that level of </w:t>
      </w:r>
      <w:r w:rsidR="55B6A22A">
        <w:rPr>
          <w:rFonts w:ascii="Times New Roman" w:eastAsia="Times New Roman" w:hAnsi="Times New Roman" w:cs="Times New Roman"/>
        </w:rPr>
        <w:lastRenderedPageBreak/>
        <w:t xml:space="preserve">mobility </w:t>
      </w:r>
      <w:r w:rsidR="0D08A942">
        <w:rPr>
          <w:rFonts w:ascii="Times New Roman" w:eastAsia="Times New Roman" w:hAnsi="Times New Roman" w:cs="Times New Roman"/>
        </w:rPr>
        <w:t xml:space="preserve">can put an upper limit on the </w:t>
      </w:r>
      <w:r w:rsidR="08D57204">
        <w:rPr>
          <w:rFonts w:ascii="Times New Roman" w:eastAsia="Times New Roman" w:hAnsi="Times New Roman" w:cs="Times New Roman"/>
        </w:rPr>
        <w:t xml:space="preserve">magnitude of feeding they can undertake. In this sense, for fishes the choice to be mobile and </w:t>
      </w:r>
      <w:r w:rsidR="629C1F30">
        <w:rPr>
          <w:rFonts w:ascii="Times New Roman" w:eastAsia="Times New Roman" w:hAnsi="Times New Roman" w:cs="Times New Roman"/>
        </w:rPr>
        <w:t xml:space="preserve">to feed comes as a trade-off wherein the two capacities must be balanced for each species based on the </w:t>
      </w:r>
      <w:r w:rsidR="5B213DE6">
        <w:rPr>
          <w:rFonts w:ascii="Times New Roman" w:eastAsia="Times New Roman" w:hAnsi="Times New Roman" w:cs="Times New Roman"/>
        </w:rPr>
        <w:t xml:space="preserve">internal characteristics of that species and the external features of their environment, both biotic and abiotic </w:t>
      </w:r>
      <w:r w:rsidR="00F22A8D">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Pr>
          <w:rFonts w:ascii="Times New Roman" w:eastAsia="Times New Roman" w:hAnsi="Times New Roman" w:cs="Times New Roman"/>
        </w:rPr>
        <w:fldChar w:fldCharType="separate"/>
      </w:r>
      <w:r w:rsidR="5B213DE6" w:rsidRPr="00F22A8D">
        <w:rPr>
          <w:rFonts w:ascii="Times New Roman" w:hAnsi="Times New Roman" w:cs="Times New Roman"/>
        </w:rPr>
        <w:t>(</w:t>
      </w:r>
      <w:r w:rsidR="144F5AC3">
        <w:rPr>
          <w:rFonts w:ascii="Times New Roman" w:hAnsi="Times New Roman" w:cs="Times New Roman"/>
        </w:rPr>
        <w:t xml:space="preserve">see </w:t>
      </w:r>
      <w:r w:rsidR="5B213DE6" w:rsidRPr="00F22A8D">
        <w:rPr>
          <w:rFonts w:ascii="Times New Roman" w:hAnsi="Times New Roman" w:cs="Times New Roman"/>
        </w:rPr>
        <w:t>Armstrong et al. 2013)</w:t>
      </w:r>
      <w:r w:rsidR="00F22A8D">
        <w:rPr>
          <w:rFonts w:ascii="Times New Roman" w:eastAsia="Times New Roman" w:hAnsi="Times New Roman" w:cs="Times New Roman"/>
        </w:rPr>
        <w:fldChar w:fldCharType="end"/>
      </w:r>
      <w:r w:rsidR="2D823B69">
        <w:rPr>
          <w:rFonts w:ascii="Times New Roman" w:eastAsia="Times New Roman" w:hAnsi="Times New Roman" w:cs="Times New Roman"/>
        </w:rPr>
        <w:t xml:space="preserve">. Our observations comparing the diets of </w:t>
      </w:r>
      <w:r w:rsidR="35DBD1EB">
        <w:rPr>
          <w:rFonts w:ascii="Times New Roman" w:eastAsia="Times New Roman" w:hAnsi="Times New Roman" w:cs="Times New Roman"/>
        </w:rPr>
        <w:t xml:space="preserve">sculpins and Arctic char support such a trade-off among fishes experiencing the same resource pulse </w:t>
      </w:r>
      <w:r w:rsidR="31EFA05D">
        <w:rPr>
          <w:rFonts w:ascii="Times New Roman" w:eastAsia="Times New Roman" w:hAnsi="Times New Roman" w:cs="Times New Roman"/>
        </w:rPr>
        <w:t>but experiencing distinct anatomical and life history characteristics.</w:t>
      </w:r>
    </w:p>
    <w:p w14:paraId="3BD09BE2" w14:textId="16802239" w:rsidR="00E52BF8" w:rsidRPr="000372EE" w:rsidRDefault="00E52BF8"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tab/>
      </w:r>
      <w:commentRangeStart w:id="200"/>
      <w:r>
        <w:rPr>
          <w:rFonts w:ascii="Times New Roman" w:eastAsia="Times New Roman" w:hAnsi="Times New Roman" w:cs="Times New Roman"/>
        </w:rPr>
        <w:t xml:space="preserve">Another important anatomical difference between Arctic char and sculpins is in their average and maximum body size. </w:t>
      </w:r>
      <w:del w:id="201" w:author="Nathan Furey" w:date="2023-07-21T10:10:00Z">
        <w:r w:rsidR="00A85E4D" w:rsidDel="00F63540">
          <w:rPr>
            <w:rFonts w:ascii="Times New Roman" w:eastAsia="Times New Roman" w:hAnsi="Times New Roman" w:cs="Times New Roman"/>
          </w:rPr>
          <w:delText xml:space="preserve">Apparent in our sample, </w:delText>
        </w:r>
      </w:del>
      <w:r w:rsidR="00A85E4D">
        <w:rPr>
          <w:rFonts w:ascii="Times New Roman" w:eastAsia="Times New Roman" w:hAnsi="Times New Roman" w:cs="Times New Roman"/>
        </w:rPr>
        <w:t xml:space="preserve">Arctic char are </w:t>
      </w:r>
      <w:r w:rsidR="00D71251">
        <w:rPr>
          <w:rFonts w:ascii="Times New Roman" w:eastAsia="Times New Roman" w:hAnsi="Times New Roman" w:cs="Times New Roman"/>
        </w:rPr>
        <w:t>orders of magnitude larger</w:t>
      </w:r>
      <w:r w:rsidR="00FF6BE0">
        <w:rPr>
          <w:rFonts w:ascii="Times New Roman" w:eastAsia="Times New Roman" w:hAnsi="Times New Roman" w:cs="Times New Roman"/>
        </w:rPr>
        <w:t xml:space="preserve"> in </w:t>
      </w:r>
      <w:r w:rsidR="00B63E1C">
        <w:rPr>
          <w:rFonts w:ascii="Times New Roman" w:eastAsia="Times New Roman" w:hAnsi="Times New Roman" w:cs="Times New Roman"/>
        </w:rPr>
        <w:t>weight</w:t>
      </w:r>
      <w:r w:rsidR="00FF6BE0">
        <w:rPr>
          <w:rFonts w:ascii="Times New Roman" w:eastAsia="Times New Roman" w:hAnsi="Times New Roman" w:cs="Times New Roman"/>
        </w:rPr>
        <w:t xml:space="preserve"> and over three times longer than sculpins</w:t>
      </w:r>
      <w:r w:rsidR="00940DCF">
        <w:rPr>
          <w:rFonts w:ascii="Times New Roman" w:eastAsia="Times New Roman" w:hAnsi="Times New Roman" w:cs="Times New Roman"/>
        </w:rPr>
        <w:t xml:space="preserve"> resulting in absolute differences in diet magnitude that </w:t>
      </w:r>
      <w:commentRangeStart w:id="202"/>
      <w:r w:rsidR="00C71700">
        <w:rPr>
          <w:rFonts w:ascii="Times New Roman" w:eastAsia="Times New Roman" w:hAnsi="Times New Roman" w:cs="Times New Roman"/>
        </w:rPr>
        <w:t>even out, on average,</w:t>
      </w:r>
      <w:commentRangeEnd w:id="202"/>
      <w:r w:rsidR="00F63540">
        <w:rPr>
          <w:rStyle w:val="CommentReference"/>
        </w:rPr>
        <w:commentReference w:id="202"/>
      </w:r>
      <w:r w:rsidR="00C71700">
        <w:rPr>
          <w:rFonts w:ascii="Times New Roman" w:eastAsia="Times New Roman" w:hAnsi="Times New Roman" w:cs="Times New Roman"/>
        </w:rPr>
        <w:t xml:space="preserve"> on a relative scale. </w:t>
      </w:r>
      <w:commentRangeEnd w:id="200"/>
      <w:r w:rsidR="00B57022">
        <w:rPr>
          <w:rStyle w:val="CommentReference"/>
        </w:rPr>
        <w:commentReference w:id="200"/>
      </w:r>
      <w:r w:rsidR="008F4A42">
        <w:rPr>
          <w:rFonts w:ascii="Times New Roman" w:eastAsia="Times New Roman" w:hAnsi="Times New Roman" w:cs="Times New Roman"/>
        </w:rPr>
        <w:t xml:space="preserve">The prey consumed by Arctic char included more fish than did </w:t>
      </w:r>
      <w:r w:rsidR="00A51CF4">
        <w:rPr>
          <w:rFonts w:ascii="Times New Roman" w:eastAsia="Times New Roman" w:hAnsi="Times New Roman" w:cs="Times New Roman"/>
        </w:rPr>
        <w:t>the diets of sculpi</w:t>
      </w:r>
      <w:r w:rsidR="0094778A">
        <w:rPr>
          <w:rFonts w:ascii="Times New Roman" w:eastAsia="Times New Roman" w:hAnsi="Times New Roman" w:cs="Times New Roman"/>
        </w:rPr>
        <w:t xml:space="preserve">n likely due to gape limitation common among fishes </w:t>
      </w:r>
      <w:r w:rsidR="0094778A">
        <w:rPr>
          <w:rFonts w:ascii="Times New Roman" w:eastAsia="Times New Roman" w:hAnsi="Times New Roman" w:cs="Times New Roman"/>
        </w:rPr>
        <w:fldChar w:fldCharType="begin"/>
      </w:r>
      <w:r w:rsidR="0094778A">
        <w:rPr>
          <w:rFonts w:ascii="Times New Roman" w:eastAsia="Times New Roman" w:hAnsi="Times New Roman" w:cs="Times New Roman"/>
        </w:rPr>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Pr>
          <w:rFonts w:ascii="Times New Roman" w:eastAsia="Times New Roman" w:hAnsi="Times New Roman" w:cs="Times New Roman"/>
        </w:rPr>
        <w:fldChar w:fldCharType="separate"/>
      </w:r>
      <w:r w:rsidR="0094778A" w:rsidRPr="0094778A">
        <w:rPr>
          <w:rFonts w:ascii="Times New Roman" w:hAnsi="Times New Roman" w:cs="Times New Roman"/>
        </w:rPr>
        <w:t>(Urban 2007)</w:t>
      </w:r>
      <w:r w:rsidR="0094778A">
        <w:rPr>
          <w:rFonts w:ascii="Times New Roman" w:eastAsia="Times New Roman" w:hAnsi="Times New Roman" w:cs="Times New Roman"/>
        </w:rPr>
        <w:fldChar w:fldCharType="end"/>
      </w:r>
      <w:r w:rsidR="0094778A">
        <w:rPr>
          <w:rFonts w:ascii="Times New Roman" w:eastAsia="Times New Roman" w:hAnsi="Times New Roman" w:cs="Times New Roman"/>
        </w:rPr>
        <w:t xml:space="preserve">. </w:t>
      </w:r>
      <w:r w:rsidR="001C0878">
        <w:rPr>
          <w:rFonts w:ascii="Times New Roman" w:eastAsia="Times New Roman" w:hAnsi="Times New Roman" w:cs="Times New Roman"/>
        </w:rPr>
        <w:t xml:space="preserve">In fact, </w:t>
      </w:r>
      <w:r w:rsidR="00D76202">
        <w:rPr>
          <w:rFonts w:ascii="Times New Roman" w:eastAsia="Times New Roman" w:hAnsi="Times New Roman" w:cs="Times New Roman"/>
        </w:rPr>
        <w:t xml:space="preserve">the incorporation of larger prey items while still consuming </w:t>
      </w:r>
      <w:r w:rsidR="00FA0F85">
        <w:rPr>
          <w:rFonts w:ascii="Times New Roman" w:eastAsia="Times New Roman" w:hAnsi="Times New Roman" w:cs="Times New Roman"/>
        </w:rPr>
        <w:t xml:space="preserve">small </w:t>
      </w:r>
      <w:r w:rsidR="008625A6">
        <w:rPr>
          <w:rFonts w:ascii="Times New Roman" w:eastAsia="Times New Roman" w:hAnsi="Times New Roman" w:cs="Times New Roman"/>
        </w:rPr>
        <w:t xml:space="preserve">items follows the same </w:t>
      </w:r>
      <w:r w:rsidR="0092758B">
        <w:rPr>
          <w:rFonts w:ascii="Times New Roman" w:eastAsia="Times New Roman" w:hAnsi="Times New Roman" w:cs="Times New Roman"/>
        </w:rPr>
        <w:t xml:space="preserve">pattern of many fishes </w:t>
      </w:r>
      <w:r w:rsidR="0092758B">
        <w:rPr>
          <w:rFonts w:ascii="Times New Roman" w:eastAsia="Times New Roman" w:hAnsi="Times New Roman" w:cs="Times New Roman"/>
        </w:rPr>
        <w:fldChar w:fldCharType="begin"/>
      </w:r>
      <w:r w:rsidR="0092758B">
        <w:rPr>
          <w:rFonts w:ascii="Times New Roman" w:eastAsia="Times New Roman" w:hAnsi="Times New Roman" w:cs="Times New Roman"/>
        </w:rPr>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Pr>
          <w:rFonts w:ascii="Times New Roman" w:eastAsia="Times New Roman" w:hAnsi="Times New Roman" w:cs="Times New Roman"/>
        </w:rPr>
        <w:fldChar w:fldCharType="separate"/>
      </w:r>
      <w:r w:rsidR="0092758B" w:rsidRPr="0092758B">
        <w:rPr>
          <w:rFonts w:ascii="Times New Roman" w:hAnsi="Times New Roman" w:cs="Times New Roman"/>
        </w:rPr>
        <w:t>(Scharf et al. 2000)</w:t>
      </w:r>
      <w:r w:rsidR="0092758B">
        <w:rPr>
          <w:rFonts w:ascii="Times New Roman" w:eastAsia="Times New Roman" w:hAnsi="Times New Roman" w:cs="Times New Roman"/>
        </w:rPr>
        <w:fldChar w:fldCharType="end"/>
      </w:r>
      <w:r w:rsidR="00997505">
        <w:rPr>
          <w:rFonts w:ascii="Times New Roman" w:eastAsia="Times New Roman" w:hAnsi="Times New Roman" w:cs="Times New Roman"/>
        </w:rPr>
        <w:t xml:space="preserve"> </w:t>
      </w:r>
      <w:r w:rsidR="001D42A5">
        <w:rPr>
          <w:rFonts w:ascii="Times New Roman" w:eastAsia="Times New Roman" w:hAnsi="Times New Roman" w:cs="Times New Roman"/>
        </w:rPr>
        <w:t xml:space="preserve">resulting in many larger fishes having more prey options than smaller fishes </w:t>
      </w:r>
      <w:r w:rsidR="00BA064A">
        <w:rPr>
          <w:rFonts w:ascii="Times New Roman" w:eastAsia="Times New Roman" w:hAnsi="Times New Roman" w:cs="Times New Roman"/>
        </w:rPr>
        <w:t>which can result in rapid growth</w:t>
      </w:r>
      <w:r w:rsidR="0077655C">
        <w:rPr>
          <w:rFonts w:ascii="Times New Roman" w:eastAsia="Times New Roman" w:hAnsi="Times New Roman" w:cs="Times New Roman"/>
        </w:rPr>
        <w:t xml:space="preserve"> </w:t>
      </w:r>
      <w:r w:rsidR="0077655C">
        <w:rPr>
          <w:rFonts w:ascii="Times New Roman" w:eastAsia="Times New Roman" w:hAnsi="Times New Roman" w:cs="Times New Roman"/>
        </w:rPr>
        <w:fldChar w:fldCharType="begin"/>
      </w:r>
      <w:r w:rsidR="0077655C">
        <w:rPr>
          <w:rFonts w:ascii="Times New Roman" w:eastAsia="Times New Roman" w:hAnsi="Times New Roman" w:cs="Times New Roman"/>
        </w:rPr>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Pr>
          <w:rFonts w:ascii="Times New Roman" w:eastAsia="Times New Roman" w:hAnsi="Times New Roman" w:cs="Times New Roman"/>
        </w:rPr>
        <w:fldChar w:fldCharType="separate"/>
      </w:r>
      <w:r w:rsidR="0077655C" w:rsidRPr="0077655C">
        <w:rPr>
          <w:rFonts w:ascii="Times New Roman" w:hAnsi="Times New Roman" w:cs="Times New Roman"/>
        </w:rPr>
        <w:t>(Urban 2007)</w:t>
      </w:r>
      <w:r w:rsidR="0077655C">
        <w:rPr>
          <w:rFonts w:ascii="Times New Roman" w:eastAsia="Times New Roman" w:hAnsi="Times New Roman" w:cs="Times New Roman"/>
        </w:rPr>
        <w:fldChar w:fldCharType="end"/>
      </w:r>
      <w:r w:rsidR="00475C56">
        <w:rPr>
          <w:rFonts w:ascii="Times New Roman" w:eastAsia="Times New Roman" w:hAnsi="Times New Roman" w:cs="Times New Roman"/>
        </w:rPr>
        <w:t xml:space="preserve">. Though </w:t>
      </w:r>
      <w:r w:rsidR="0017220B">
        <w:rPr>
          <w:rFonts w:ascii="Times New Roman" w:eastAsia="Times New Roman" w:hAnsi="Times New Roman" w:cs="Times New Roman"/>
        </w:rPr>
        <w:t xml:space="preserve">larger fish can consume larger prey, the trade-off </w:t>
      </w:r>
      <w:r w:rsidR="00535112">
        <w:rPr>
          <w:rFonts w:ascii="Times New Roman" w:eastAsia="Times New Roman" w:hAnsi="Times New Roman" w:cs="Times New Roman"/>
        </w:rPr>
        <w:t xml:space="preserve">with large diets is large aerobic investments </w:t>
      </w:r>
      <w:r w:rsidR="002D3619">
        <w:rPr>
          <w:rFonts w:ascii="Times New Roman" w:eastAsia="Times New Roman" w:hAnsi="Times New Roman" w:cs="Times New Roman"/>
        </w:rPr>
        <w:t xml:space="preserve">that can limit mobility </w:t>
      </w:r>
      <w:r w:rsidR="002D3619">
        <w:rPr>
          <w:rFonts w:ascii="Times New Roman" w:eastAsia="Times New Roman" w:hAnsi="Times New Roman" w:cs="Times New Roman"/>
        </w:rPr>
        <w:fldChar w:fldCharType="begin"/>
      </w:r>
      <w:r w:rsidR="002D3619">
        <w:rPr>
          <w:rFonts w:ascii="Times New Roman" w:eastAsia="Times New Roman" w:hAnsi="Times New Roman" w:cs="Times New Roman"/>
        </w:rPr>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Pr>
          <w:rFonts w:ascii="Times New Roman" w:eastAsia="Times New Roman" w:hAnsi="Times New Roman" w:cs="Times New Roman"/>
        </w:rPr>
        <w:fldChar w:fldCharType="separate"/>
      </w:r>
      <w:r w:rsidR="002D3619" w:rsidRPr="002D3619">
        <w:rPr>
          <w:rFonts w:ascii="Times New Roman" w:hAnsi="Times New Roman" w:cs="Times New Roman"/>
        </w:rPr>
        <w:t>(Norin and Clark 2017)</w:t>
      </w:r>
      <w:r w:rsidR="002D3619">
        <w:rPr>
          <w:rFonts w:ascii="Times New Roman" w:eastAsia="Times New Roman" w:hAnsi="Times New Roman" w:cs="Times New Roman"/>
        </w:rPr>
        <w:fldChar w:fldCharType="end"/>
      </w:r>
      <w:r w:rsidR="00C03FC3">
        <w:rPr>
          <w:rFonts w:ascii="Times New Roman" w:eastAsia="Times New Roman" w:hAnsi="Times New Roman" w:cs="Times New Roman"/>
        </w:rPr>
        <w:t xml:space="preserve">. </w:t>
      </w:r>
      <w:r w:rsidR="00AF7F69">
        <w:rPr>
          <w:rFonts w:ascii="Times New Roman" w:eastAsia="Times New Roman" w:hAnsi="Times New Roman" w:cs="Times New Roman"/>
        </w:rPr>
        <w:t xml:space="preserve">Both predators must balance these impacts </w:t>
      </w:r>
      <w:r w:rsidR="00E75240">
        <w:rPr>
          <w:rFonts w:ascii="Times New Roman" w:eastAsia="Times New Roman" w:hAnsi="Times New Roman" w:cs="Times New Roman"/>
        </w:rPr>
        <w:t xml:space="preserve">of consumption and </w:t>
      </w:r>
      <w:r w:rsidR="00804091">
        <w:rPr>
          <w:rFonts w:ascii="Times New Roman" w:eastAsia="Times New Roman" w:hAnsi="Times New Roman" w:cs="Times New Roman"/>
        </w:rPr>
        <w:t>metabolism</w:t>
      </w:r>
      <w:r w:rsidR="0055336D">
        <w:rPr>
          <w:rFonts w:ascii="Times New Roman" w:eastAsia="Times New Roman" w:hAnsi="Times New Roman" w:cs="Times New Roman"/>
        </w:rPr>
        <w:t xml:space="preserve">, but the </w:t>
      </w:r>
      <w:r w:rsidR="009C6B98">
        <w:rPr>
          <w:rFonts w:ascii="Times New Roman" w:eastAsia="Times New Roman" w:hAnsi="Times New Roman" w:cs="Times New Roman"/>
        </w:rPr>
        <w:t xml:space="preserve">high rates of relative consumption observed in sculpins may suggest that they </w:t>
      </w:r>
      <w:r w:rsidR="005557EE">
        <w:rPr>
          <w:rFonts w:ascii="Times New Roman" w:eastAsia="Times New Roman" w:hAnsi="Times New Roman" w:cs="Times New Roman"/>
        </w:rPr>
        <w:t>are le</w:t>
      </w:r>
      <w:r w:rsidR="00805D34">
        <w:rPr>
          <w:rFonts w:ascii="Times New Roman" w:eastAsia="Times New Roman" w:hAnsi="Times New Roman" w:cs="Times New Roman"/>
        </w:rPr>
        <w:t>ss constrained by needing to maintain</w:t>
      </w:r>
      <w:r w:rsidR="007B2E0F">
        <w:rPr>
          <w:rFonts w:ascii="Times New Roman" w:eastAsia="Times New Roman" w:hAnsi="Times New Roman" w:cs="Times New Roman"/>
        </w:rPr>
        <w:t xml:space="preserve"> excess aerobic scope in favor of increasing growth rates </w:t>
      </w:r>
      <w:r w:rsidR="007B2E0F">
        <w:rPr>
          <w:rFonts w:ascii="Times New Roman" w:eastAsia="Times New Roman" w:hAnsi="Times New Roman" w:cs="Times New Roman"/>
        </w:rPr>
        <w:fldChar w:fldCharType="begin"/>
      </w:r>
      <w:r w:rsidR="007B2E0F">
        <w:rPr>
          <w:rFonts w:ascii="Times New Roman" w:eastAsia="Times New Roman" w:hAnsi="Times New Roman" w:cs="Times New Roman"/>
        </w:rPr>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Pr>
          <w:rFonts w:ascii="Times New Roman" w:eastAsia="Times New Roman" w:hAnsi="Times New Roman" w:cs="Times New Roman"/>
        </w:rPr>
        <w:fldChar w:fldCharType="separate"/>
      </w:r>
      <w:r w:rsidR="007B2E0F" w:rsidRPr="007B2E0F">
        <w:rPr>
          <w:rFonts w:ascii="Times New Roman" w:hAnsi="Times New Roman" w:cs="Times New Roman"/>
        </w:rPr>
        <w:t>(Norin and Clark 2017)</w:t>
      </w:r>
      <w:r w:rsidR="007B2E0F">
        <w:rPr>
          <w:rFonts w:ascii="Times New Roman" w:eastAsia="Times New Roman" w:hAnsi="Times New Roman" w:cs="Times New Roman"/>
        </w:rPr>
        <w:fldChar w:fldCharType="end"/>
      </w:r>
      <w:r w:rsidR="00693E0E">
        <w:rPr>
          <w:rFonts w:ascii="Times New Roman" w:eastAsia="Times New Roman" w:hAnsi="Times New Roman" w:cs="Times New Roman"/>
        </w:rPr>
        <w:t>.</w:t>
      </w:r>
      <w:r w:rsidR="00F21135">
        <w:rPr>
          <w:rFonts w:ascii="Times New Roman" w:eastAsia="Times New Roman" w:hAnsi="Times New Roman" w:cs="Times New Roman"/>
        </w:rPr>
        <w:t xml:space="preserve"> </w:t>
      </w:r>
      <w:r w:rsidR="00434795">
        <w:rPr>
          <w:rFonts w:ascii="Times New Roman" w:eastAsia="Times New Roman" w:hAnsi="Times New Roman" w:cs="Times New Roman"/>
        </w:rPr>
        <w:t xml:space="preserve">Also contributing to impacts of body size on feeding is the scaling of space use wherein larger organisms rely on larger areas to </w:t>
      </w:r>
      <w:r w:rsidR="00204FF4">
        <w:rPr>
          <w:rFonts w:ascii="Times New Roman" w:eastAsia="Times New Roman" w:hAnsi="Times New Roman" w:cs="Times New Roman"/>
        </w:rPr>
        <w:t xml:space="preserve">acquire sufficient resources </w:t>
      </w:r>
      <w:r w:rsidR="00204FF4">
        <w:rPr>
          <w:rFonts w:ascii="Times New Roman" w:eastAsia="Times New Roman" w:hAnsi="Times New Roman" w:cs="Times New Roman"/>
        </w:rPr>
        <w:fldChar w:fldCharType="begin"/>
      </w:r>
      <w:r w:rsidR="00204FF4">
        <w:rPr>
          <w:rFonts w:ascii="Times New Roman" w:eastAsia="Times New Roman" w:hAnsi="Times New Roman" w:cs="Times New Roman"/>
        </w:rPr>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Pr>
          <w:rFonts w:ascii="Times New Roman" w:eastAsia="Times New Roman" w:hAnsi="Times New Roman" w:cs="Times New Roman"/>
        </w:rPr>
        <w:fldChar w:fldCharType="separate"/>
      </w:r>
      <w:r w:rsidR="00204FF4" w:rsidRPr="00204FF4">
        <w:rPr>
          <w:rFonts w:ascii="Times New Roman" w:hAnsi="Times New Roman" w:cs="Times New Roman"/>
        </w:rPr>
        <w:t>(Tamburello et al. 2015)</w:t>
      </w:r>
      <w:r w:rsidR="00204FF4">
        <w:rPr>
          <w:rFonts w:ascii="Times New Roman" w:eastAsia="Times New Roman" w:hAnsi="Times New Roman" w:cs="Times New Roman"/>
        </w:rPr>
        <w:fldChar w:fldCharType="end"/>
      </w:r>
      <w:r w:rsidR="00204FF4">
        <w:rPr>
          <w:rFonts w:ascii="Times New Roman" w:eastAsia="Times New Roman" w:hAnsi="Times New Roman" w:cs="Times New Roman"/>
        </w:rPr>
        <w:t xml:space="preserve">. </w:t>
      </w:r>
      <w:r w:rsidR="00CC0FE1">
        <w:rPr>
          <w:rFonts w:ascii="Times New Roman" w:eastAsia="Times New Roman" w:hAnsi="Times New Roman" w:cs="Times New Roman"/>
        </w:rPr>
        <w:t xml:space="preserve">As such, the </w:t>
      </w:r>
      <w:r w:rsidR="00B9650A">
        <w:rPr>
          <w:rFonts w:ascii="Times New Roman" w:eastAsia="Times New Roman" w:hAnsi="Times New Roman" w:cs="Times New Roman"/>
        </w:rPr>
        <w:t>obvious differences in body size between the predators sampled within this shared environment may contribute furthe</w:t>
      </w:r>
      <w:r w:rsidR="00ED3E44">
        <w:rPr>
          <w:rFonts w:ascii="Times New Roman" w:eastAsia="Times New Roman" w:hAnsi="Times New Roman" w:cs="Times New Roman"/>
        </w:rPr>
        <w:t>r to subtle differences in feeding magnitude and composition.</w:t>
      </w:r>
    </w:p>
    <w:p w14:paraId="7B81B22C" w14:textId="63089263" w:rsidR="00116EB5" w:rsidRDefault="00727C28" w:rsidP="008A637F">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5CA2C02B">
        <w:rPr>
          <w:rFonts w:ascii="Times New Roman" w:eastAsia="Times New Roman" w:hAnsi="Times New Roman" w:cs="Times New Roman"/>
        </w:rPr>
        <w:t xml:space="preserve">Though the difference between sculpins and Arctic char can be observed and attributed to </w:t>
      </w:r>
      <w:r w:rsidR="0A9166F9">
        <w:rPr>
          <w:rFonts w:ascii="Times New Roman" w:eastAsia="Times New Roman" w:hAnsi="Times New Roman" w:cs="Times New Roman"/>
        </w:rPr>
        <w:t xml:space="preserve">life history </w:t>
      </w:r>
      <w:r w:rsidR="56FE9CE6">
        <w:rPr>
          <w:rFonts w:ascii="Times New Roman" w:eastAsia="Times New Roman" w:hAnsi="Times New Roman" w:cs="Times New Roman"/>
        </w:rPr>
        <w:t xml:space="preserve">differences between the taxa, there was also observed differences </w:t>
      </w:r>
      <w:r w:rsidR="2F59D17D">
        <w:rPr>
          <w:rFonts w:ascii="Times New Roman" w:eastAsia="Times New Roman" w:hAnsi="Times New Roman" w:cs="Times New Roman"/>
        </w:rPr>
        <w:t xml:space="preserve">between sampling years. </w:t>
      </w:r>
      <w:r w:rsidR="3E0450E8">
        <w:rPr>
          <w:rFonts w:ascii="Times New Roman" w:eastAsia="Times New Roman" w:hAnsi="Times New Roman" w:cs="Times New Roman"/>
        </w:rPr>
        <w:t xml:space="preserve">Indicator species analysis was able to identify prey items that were significantly associated with </w:t>
      </w:r>
      <w:r w:rsidR="12B1908C">
        <w:rPr>
          <w:rFonts w:ascii="Times New Roman" w:eastAsia="Times New Roman" w:hAnsi="Times New Roman" w:cs="Times New Roman"/>
        </w:rPr>
        <w:t>certain sampling years</w:t>
      </w:r>
      <w:r w:rsidR="0EEB5025">
        <w:rPr>
          <w:rFonts w:ascii="Times New Roman" w:eastAsia="Times New Roman" w:hAnsi="Times New Roman" w:cs="Times New Roman"/>
        </w:rPr>
        <w:t xml:space="preserve">, most notably different taxa of </w:t>
      </w:r>
      <w:r w:rsidR="68E4AD7B">
        <w:rPr>
          <w:rFonts w:ascii="Times New Roman" w:eastAsia="Times New Roman" w:hAnsi="Times New Roman" w:cs="Times New Roman"/>
        </w:rPr>
        <w:t>amphipods</w:t>
      </w:r>
      <w:r w:rsidR="782501C5">
        <w:rPr>
          <w:rFonts w:ascii="Times New Roman" w:eastAsia="Times New Roman" w:hAnsi="Times New Roman" w:cs="Times New Roman"/>
        </w:rPr>
        <w:t xml:space="preserve"> </w:t>
      </w:r>
      <w:r w:rsidR="6B5DAACA">
        <w:rPr>
          <w:rFonts w:ascii="Times New Roman" w:eastAsia="Times New Roman" w:hAnsi="Times New Roman" w:cs="Times New Roman"/>
        </w:rPr>
        <w:t xml:space="preserve">for each year: </w:t>
      </w:r>
      <w:r w:rsidR="6B5DAACA" w:rsidRPr="67142E0A">
        <w:rPr>
          <w:rFonts w:ascii="Times New Roman" w:eastAsia="Times New Roman" w:hAnsi="Times New Roman" w:cs="Times New Roman"/>
          <w:i/>
          <w:iCs/>
        </w:rPr>
        <w:t>Gammaracanthus</w:t>
      </w:r>
      <w:r w:rsidR="6B5DAACA">
        <w:rPr>
          <w:rFonts w:ascii="Times New Roman" w:eastAsia="Times New Roman" w:hAnsi="Times New Roman" w:cs="Times New Roman"/>
        </w:rPr>
        <w:t xml:space="preserve"> sp. in 2017, </w:t>
      </w:r>
      <w:r w:rsidR="6B5DAACA" w:rsidRPr="67142E0A">
        <w:rPr>
          <w:rFonts w:ascii="Times New Roman" w:eastAsia="Times New Roman" w:hAnsi="Times New Roman" w:cs="Times New Roman"/>
          <w:i/>
          <w:iCs/>
        </w:rPr>
        <w:lastRenderedPageBreak/>
        <w:t>Onisimus</w:t>
      </w:r>
      <w:r w:rsidR="6B5DAACA">
        <w:rPr>
          <w:rFonts w:ascii="Times New Roman" w:eastAsia="Times New Roman" w:hAnsi="Times New Roman" w:cs="Times New Roman"/>
        </w:rPr>
        <w:t xml:space="preserve"> sp. in 2018, and </w:t>
      </w:r>
      <w:r w:rsidR="6B5DAACA" w:rsidRPr="67142E0A">
        <w:rPr>
          <w:rFonts w:ascii="Times New Roman" w:eastAsia="Times New Roman" w:hAnsi="Times New Roman" w:cs="Times New Roman"/>
          <w:i/>
          <w:iCs/>
        </w:rPr>
        <w:t>Themisto</w:t>
      </w:r>
      <w:r w:rsidR="6B5DAACA">
        <w:rPr>
          <w:rFonts w:ascii="Times New Roman" w:eastAsia="Times New Roman" w:hAnsi="Times New Roman" w:cs="Times New Roman"/>
        </w:rPr>
        <w:t xml:space="preserve"> sp. in 2019.</w:t>
      </w:r>
      <w:r w:rsidR="578A1FBD">
        <w:rPr>
          <w:rFonts w:ascii="Times New Roman" w:eastAsia="Times New Roman" w:hAnsi="Times New Roman" w:cs="Times New Roman"/>
        </w:rPr>
        <w:t xml:space="preserve"> </w:t>
      </w:r>
      <w:commentRangeStart w:id="203"/>
      <w:r w:rsidR="578A1FBD">
        <w:rPr>
          <w:rFonts w:ascii="Times New Roman" w:eastAsia="Times New Roman" w:hAnsi="Times New Roman" w:cs="Times New Roman"/>
        </w:rPr>
        <w:t xml:space="preserve">Changes in </w:t>
      </w:r>
      <w:r w:rsidR="2482F8FE">
        <w:rPr>
          <w:rFonts w:ascii="Times New Roman" w:eastAsia="Times New Roman" w:hAnsi="Times New Roman" w:cs="Times New Roman"/>
        </w:rPr>
        <w:t xml:space="preserve">the composition of </w:t>
      </w:r>
      <w:r w:rsidR="6C125866">
        <w:rPr>
          <w:rFonts w:ascii="Times New Roman" w:eastAsia="Times New Roman" w:hAnsi="Times New Roman" w:cs="Times New Roman"/>
        </w:rPr>
        <w:t xml:space="preserve">macrofauna </w:t>
      </w:r>
      <w:r w:rsidR="382FB24D">
        <w:rPr>
          <w:rFonts w:ascii="Times New Roman" w:eastAsia="Times New Roman" w:hAnsi="Times New Roman" w:cs="Times New Roman"/>
        </w:rPr>
        <w:t xml:space="preserve">are known to be linked to environmental conditions as they vary throughout the Arctic, especially </w:t>
      </w:r>
      <w:r w:rsidR="4538B160">
        <w:rPr>
          <w:rFonts w:ascii="Times New Roman" w:eastAsia="Times New Roman" w:hAnsi="Times New Roman" w:cs="Times New Roman"/>
        </w:rPr>
        <w:t xml:space="preserve">for dominant amphipods </w:t>
      </w:r>
      <w:r w:rsidR="00B72BA0">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Pr>
          <w:rFonts w:ascii="Times New Roman" w:eastAsia="Times New Roman" w:hAnsi="Times New Roman" w:cs="Times New Roman"/>
        </w:rPr>
        <w:fldChar w:fldCharType="separate"/>
      </w:r>
      <w:r w:rsidR="4538B160" w:rsidRPr="00B72BA0">
        <w:rPr>
          <w:rFonts w:ascii="Times New Roman" w:hAnsi="Times New Roman" w:cs="Times New Roman"/>
        </w:rPr>
        <w:t>(David et al. 2015)</w:t>
      </w:r>
      <w:r w:rsidR="00B72BA0">
        <w:rPr>
          <w:rFonts w:ascii="Times New Roman" w:eastAsia="Times New Roman" w:hAnsi="Times New Roman" w:cs="Times New Roman"/>
        </w:rPr>
        <w:fldChar w:fldCharType="end"/>
      </w:r>
      <w:r w:rsidR="555582D7">
        <w:rPr>
          <w:rFonts w:ascii="Times New Roman" w:eastAsia="Times New Roman" w:hAnsi="Times New Roman" w:cs="Times New Roman"/>
        </w:rPr>
        <w:t xml:space="preserve">. </w:t>
      </w:r>
      <w:r w:rsidR="2590D9DA">
        <w:rPr>
          <w:rFonts w:ascii="Times New Roman" w:eastAsia="Times New Roman" w:hAnsi="Times New Roman" w:cs="Times New Roman"/>
        </w:rPr>
        <w:t xml:space="preserve">Environmental features such as ice-cover </w:t>
      </w:r>
      <w:r w:rsidR="4DCDB152">
        <w:rPr>
          <w:rFonts w:ascii="Times New Roman" w:eastAsia="Times New Roman" w:hAnsi="Times New Roman" w:cs="Times New Roman"/>
        </w:rPr>
        <w:t xml:space="preserve">and temperature were observed to </w:t>
      </w:r>
      <w:r w:rsidR="3BC0A7E6">
        <w:rPr>
          <w:rFonts w:ascii="Times New Roman" w:eastAsia="Times New Roman" w:hAnsi="Times New Roman" w:cs="Times New Roman"/>
        </w:rPr>
        <w:t>vary in Tremblay Sound anecdotally</w:t>
      </w:r>
      <w:r w:rsidR="742DFEAF">
        <w:rPr>
          <w:rFonts w:ascii="Times New Roman" w:eastAsia="Times New Roman" w:hAnsi="Times New Roman" w:cs="Times New Roman"/>
        </w:rPr>
        <w:t xml:space="preserve"> (</w:t>
      </w:r>
      <w:r w:rsidR="5F01B5D3">
        <w:rPr>
          <w:rFonts w:ascii="Times New Roman" w:eastAsia="Times New Roman" w:hAnsi="Times New Roman" w:cs="Times New Roman"/>
        </w:rPr>
        <w:t xml:space="preserve">N. Hussey, </w:t>
      </w:r>
      <w:r w:rsidR="5F01B5D3" w:rsidRPr="67142E0A">
        <w:rPr>
          <w:rFonts w:ascii="Times New Roman" w:eastAsia="Times New Roman" w:hAnsi="Times New Roman" w:cs="Times New Roman"/>
          <w:i/>
          <w:iCs/>
        </w:rPr>
        <w:t>pers. obs</w:t>
      </w:r>
      <w:r w:rsidR="5F01B5D3">
        <w:rPr>
          <w:rFonts w:ascii="Times New Roman" w:eastAsia="Times New Roman" w:hAnsi="Times New Roman" w:cs="Times New Roman"/>
        </w:rPr>
        <w:t>)</w:t>
      </w:r>
      <w:r w:rsidR="3CE02660">
        <w:rPr>
          <w:rFonts w:ascii="Times New Roman" w:eastAsia="Times New Roman" w:hAnsi="Times New Roman" w:cs="Times New Roman"/>
        </w:rPr>
        <w:t xml:space="preserve"> and could contribute to the available </w:t>
      </w:r>
      <w:r w:rsidR="12F594B3">
        <w:rPr>
          <w:rFonts w:ascii="Times New Roman" w:eastAsia="Times New Roman" w:hAnsi="Times New Roman" w:cs="Times New Roman"/>
        </w:rPr>
        <w:t xml:space="preserve">prey taxa to both Arctic char and sculpins. </w:t>
      </w:r>
      <w:r w:rsidR="068DA241">
        <w:rPr>
          <w:rFonts w:ascii="Times New Roman" w:eastAsia="Times New Roman" w:hAnsi="Times New Roman" w:cs="Times New Roman"/>
        </w:rPr>
        <w:t xml:space="preserve">Specifically, </w:t>
      </w:r>
      <w:r w:rsidR="4D00F7BC">
        <w:rPr>
          <w:rFonts w:ascii="Times New Roman" w:eastAsia="Times New Roman" w:hAnsi="Times New Roman" w:cs="Times New Roman"/>
        </w:rPr>
        <w:t xml:space="preserve">amphipods vary in the strength of association with the sea-ice with those </w:t>
      </w:r>
      <w:r w:rsidR="56E11756">
        <w:rPr>
          <w:rFonts w:ascii="Times New Roman" w:eastAsia="Times New Roman" w:hAnsi="Times New Roman" w:cs="Times New Roman"/>
        </w:rPr>
        <w:t xml:space="preserve">strongly sympagic species declining in abundance </w:t>
      </w:r>
      <w:r w:rsidR="1546A433">
        <w:rPr>
          <w:rFonts w:ascii="Times New Roman" w:eastAsia="Times New Roman" w:hAnsi="Times New Roman" w:cs="Times New Roman"/>
        </w:rPr>
        <w:t xml:space="preserve">quickly as ice melts </w:t>
      </w:r>
      <w:r w:rsidR="00834F40">
        <w:rPr>
          <w:rFonts w:ascii="Times New Roman" w:eastAsia="Times New Roman" w:hAnsi="Times New Roman" w:cs="Times New Roman"/>
        </w:rPr>
        <w:fldChar w:fldCharType="begin"/>
      </w:r>
      <w:r w:rsidR="00834F40">
        <w:rPr>
          <w:rFonts w:ascii="Times New Roman" w:eastAsia="Times New Roman" w:hAnsi="Times New Roman" w:cs="Times New Roman"/>
        </w:rPr>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Pr>
          <w:rFonts w:ascii="Times New Roman" w:eastAsia="Times New Roman" w:hAnsi="Times New Roman" w:cs="Times New Roman"/>
        </w:rPr>
        <w:fldChar w:fldCharType="separate"/>
      </w:r>
      <w:r w:rsidR="1546A433" w:rsidRPr="00834F40">
        <w:rPr>
          <w:rFonts w:ascii="Times New Roman" w:hAnsi="Times New Roman" w:cs="Times New Roman"/>
        </w:rPr>
        <w:t>(Hop et al. 2011)</w:t>
      </w:r>
      <w:r w:rsidR="00834F40">
        <w:rPr>
          <w:rFonts w:ascii="Times New Roman" w:eastAsia="Times New Roman" w:hAnsi="Times New Roman" w:cs="Times New Roman"/>
        </w:rPr>
        <w:fldChar w:fldCharType="end"/>
      </w:r>
      <w:r w:rsidR="1546A433">
        <w:rPr>
          <w:rFonts w:ascii="Times New Roman" w:eastAsia="Times New Roman" w:hAnsi="Times New Roman" w:cs="Times New Roman"/>
        </w:rPr>
        <w:t xml:space="preserve">. </w:t>
      </w:r>
      <w:commentRangeEnd w:id="203"/>
      <w:r w:rsidR="00B57022">
        <w:rPr>
          <w:rStyle w:val="CommentReference"/>
        </w:rPr>
        <w:commentReference w:id="203"/>
      </w:r>
      <w:r w:rsidR="14EAA53D">
        <w:rPr>
          <w:rFonts w:ascii="Times New Roman" w:eastAsia="Times New Roman" w:hAnsi="Times New Roman" w:cs="Times New Roman"/>
        </w:rPr>
        <w:t>Though sampling</w:t>
      </w:r>
      <w:r w:rsidR="207BB826">
        <w:rPr>
          <w:rFonts w:ascii="Times New Roman" w:eastAsia="Times New Roman" w:hAnsi="Times New Roman" w:cs="Times New Roman"/>
        </w:rPr>
        <w:t xml:space="preserve"> in all years</w:t>
      </w:r>
      <w:r w:rsidR="14EAA53D">
        <w:rPr>
          <w:rFonts w:ascii="Times New Roman" w:eastAsia="Times New Roman" w:hAnsi="Times New Roman" w:cs="Times New Roman"/>
        </w:rPr>
        <w:t xml:space="preserve"> occurred after the entire Sound had cleared</w:t>
      </w:r>
      <w:r w:rsidR="207BB826">
        <w:rPr>
          <w:rFonts w:ascii="Times New Roman" w:eastAsia="Times New Roman" w:hAnsi="Times New Roman" w:cs="Times New Roman"/>
        </w:rPr>
        <w:t xml:space="preserve">, </w:t>
      </w:r>
      <w:r w:rsidR="1F63B6E6">
        <w:rPr>
          <w:rFonts w:ascii="Times New Roman" w:eastAsia="Times New Roman" w:hAnsi="Times New Roman" w:cs="Times New Roman"/>
        </w:rPr>
        <w:t xml:space="preserve">the presence of drifting ice varied </w:t>
      </w:r>
      <w:r w:rsidR="0030A254">
        <w:rPr>
          <w:rFonts w:ascii="Times New Roman" w:eastAsia="Times New Roman" w:hAnsi="Times New Roman" w:cs="Times New Roman"/>
        </w:rPr>
        <w:t xml:space="preserve">from one berg for the whole 2019 sampling season </w:t>
      </w:r>
      <w:r w:rsidR="1755EE01">
        <w:rPr>
          <w:rFonts w:ascii="Times New Roman" w:eastAsia="Times New Roman" w:hAnsi="Times New Roman" w:cs="Times New Roman"/>
        </w:rPr>
        <w:t xml:space="preserve">to </w:t>
      </w:r>
      <w:r w:rsidR="293D3876">
        <w:rPr>
          <w:rFonts w:ascii="Times New Roman" w:eastAsia="Times New Roman" w:hAnsi="Times New Roman" w:cs="Times New Roman"/>
        </w:rPr>
        <w:t xml:space="preserve">regular fast ice </w:t>
      </w:r>
      <w:r w:rsidR="6572B430">
        <w:rPr>
          <w:rFonts w:ascii="Times New Roman" w:eastAsia="Times New Roman" w:hAnsi="Times New Roman" w:cs="Times New Roman"/>
        </w:rPr>
        <w:t xml:space="preserve">in 2018. </w:t>
      </w:r>
      <w:r w:rsidR="03AF9EEE">
        <w:rPr>
          <w:rFonts w:ascii="Times New Roman" w:eastAsia="Times New Roman" w:hAnsi="Times New Roman" w:cs="Times New Roman"/>
        </w:rPr>
        <w:t xml:space="preserve">Variability in the </w:t>
      </w:r>
      <w:r w:rsidR="1578D77E">
        <w:rPr>
          <w:rFonts w:ascii="Times New Roman" w:eastAsia="Times New Roman" w:hAnsi="Times New Roman" w:cs="Times New Roman"/>
        </w:rPr>
        <w:t xml:space="preserve">faunal community between years </w:t>
      </w:r>
      <w:r w:rsidR="7B3E1A4D">
        <w:rPr>
          <w:rFonts w:ascii="Times New Roman" w:eastAsia="Times New Roman" w:hAnsi="Times New Roman" w:cs="Times New Roman"/>
        </w:rPr>
        <w:t xml:space="preserve">could be confirmed by future research </w:t>
      </w:r>
      <w:r w:rsidR="667ED341">
        <w:rPr>
          <w:rFonts w:ascii="Times New Roman" w:eastAsia="Times New Roman" w:hAnsi="Times New Roman" w:cs="Times New Roman"/>
        </w:rPr>
        <w:t xml:space="preserve">which collects both the diets of </w:t>
      </w:r>
      <w:r w:rsidR="7C7635F3">
        <w:rPr>
          <w:rFonts w:ascii="Times New Roman" w:eastAsia="Times New Roman" w:hAnsi="Times New Roman" w:cs="Times New Roman"/>
        </w:rPr>
        <w:t xml:space="preserve"> </w:t>
      </w:r>
      <w:r w:rsidR="00BF7D2A">
        <w:rPr>
          <w:rFonts w:ascii="Times New Roman" w:eastAsia="Times New Roman" w:hAnsi="Times New Roman" w:cs="Times New Roman"/>
        </w:rPr>
        <w:t xml:space="preserve">major predators and the sympatric prey base. Both predators are limited to the prey that are available; </w:t>
      </w:r>
      <w:r w:rsidR="30EE3ADA">
        <w:rPr>
          <w:rFonts w:ascii="Times New Roman" w:eastAsia="Times New Roman" w:hAnsi="Times New Roman" w:cs="Times New Roman"/>
        </w:rPr>
        <w:t>however</w:t>
      </w:r>
      <w:r w:rsidR="23A7217A">
        <w:rPr>
          <w:rFonts w:ascii="Times New Roman" w:eastAsia="Times New Roman" w:hAnsi="Times New Roman" w:cs="Times New Roman"/>
        </w:rPr>
        <w:t>,</w:t>
      </w:r>
      <w:r w:rsidR="30EE3ADA">
        <w:rPr>
          <w:rFonts w:ascii="Times New Roman" w:eastAsia="Times New Roman" w:hAnsi="Times New Roman" w:cs="Times New Roman"/>
        </w:rPr>
        <w:t xml:space="preserve"> based on centroid distance between years</w:t>
      </w:r>
      <w:r w:rsidR="23A7217A">
        <w:rPr>
          <w:rFonts w:ascii="Times New Roman" w:eastAsia="Times New Roman" w:hAnsi="Times New Roman" w:cs="Times New Roman"/>
        </w:rPr>
        <w:t xml:space="preserve"> Arctic char </w:t>
      </w:r>
      <w:r w:rsidR="1EAC6829">
        <w:rPr>
          <w:rFonts w:ascii="Times New Roman" w:eastAsia="Times New Roman" w:hAnsi="Times New Roman" w:cs="Times New Roman"/>
        </w:rPr>
        <w:t>(mean distance</w:t>
      </w:r>
      <w:r w:rsidR="248EBCFC">
        <w:rPr>
          <w:rFonts w:ascii="Times New Roman" w:eastAsia="Times New Roman" w:hAnsi="Times New Roman" w:cs="Times New Roman"/>
        </w:rPr>
        <w:t xml:space="preserve"> = 0.55)</w:t>
      </w:r>
      <w:r w:rsidR="1EAC6829">
        <w:rPr>
          <w:rFonts w:ascii="Times New Roman" w:eastAsia="Times New Roman" w:hAnsi="Times New Roman" w:cs="Times New Roman"/>
        </w:rPr>
        <w:t xml:space="preserve"> </w:t>
      </w:r>
      <w:r w:rsidR="23A7217A">
        <w:rPr>
          <w:rFonts w:ascii="Times New Roman" w:eastAsia="Times New Roman" w:hAnsi="Times New Roman" w:cs="Times New Roman"/>
        </w:rPr>
        <w:t xml:space="preserve">may be more sensitive to the </w:t>
      </w:r>
      <w:r w:rsidR="7A08765F">
        <w:rPr>
          <w:rFonts w:ascii="Times New Roman" w:eastAsia="Times New Roman" w:hAnsi="Times New Roman" w:cs="Times New Roman"/>
        </w:rPr>
        <w:t>changing prey base</w:t>
      </w:r>
      <w:r w:rsidR="248EBCFC">
        <w:rPr>
          <w:rFonts w:ascii="Times New Roman" w:eastAsia="Times New Roman" w:hAnsi="Times New Roman" w:cs="Times New Roman"/>
        </w:rPr>
        <w:t xml:space="preserve"> than sculpins (mean distance = 0.36)</w:t>
      </w:r>
      <w:r w:rsidR="7A08765F">
        <w:rPr>
          <w:rFonts w:ascii="Times New Roman" w:eastAsia="Times New Roman" w:hAnsi="Times New Roman" w:cs="Times New Roman"/>
        </w:rPr>
        <w:t xml:space="preserve">. Sculpins, that are known to be opportunistic predators, </w:t>
      </w:r>
      <w:r w:rsidR="168945E3">
        <w:rPr>
          <w:rFonts w:ascii="Times New Roman" w:eastAsia="Times New Roman" w:hAnsi="Times New Roman" w:cs="Times New Roman"/>
        </w:rPr>
        <w:t xml:space="preserve">may </w:t>
      </w:r>
      <w:r w:rsidR="51DA07DD">
        <w:rPr>
          <w:rFonts w:ascii="Times New Roman" w:eastAsia="Times New Roman" w:hAnsi="Times New Roman" w:cs="Times New Roman"/>
        </w:rPr>
        <w:t>not reflect dominant taxa inter-annually as their mobility may impede their ability to select prey items</w:t>
      </w:r>
      <w:r w:rsidR="026AA62F">
        <w:rPr>
          <w:rFonts w:ascii="Times New Roman" w:eastAsia="Times New Roman" w:hAnsi="Times New Roman" w:cs="Times New Roman"/>
        </w:rPr>
        <w:t xml:space="preserve">. </w:t>
      </w:r>
      <w:r w:rsidR="128BA8D3">
        <w:rPr>
          <w:rFonts w:ascii="Times New Roman" w:eastAsia="Times New Roman" w:hAnsi="Times New Roman" w:cs="Times New Roman"/>
        </w:rPr>
        <w:t xml:space="preserve">Ultimately, more intensive </w:t>
      </w:r>
      <w:r w:rsidR="1E87F1DB">
        <w:rPr>
          <w:rFonts w:ascii="Times New Roman" w:eastAsia="Times New Roman" w:hAnsi="Times New Roman" w:cs="Times New Roman"/>
        </w:rPr>
        <w:t xml:space="preserve">sampling of prey availability, especially in the dominant habitats which these </w:t>
      </w:r>
      <w:r w:rsidR="7502527D">
        <w:rPr>
          <w:rFonts w:ascii="Times New Roman" w:eastAsia="Times New Roman" w:hAnsi="Times New Roman" w:cs="Times New Roman"/>
        </w:rPr>
        <w:t>predators utilize, is required to identify selectivity of feeding</w:t>
      </w:r>
      <w:r w:rsidR="63DFA444">
        <w:rPr>
          <w:rFonts w:ascii="Times New Roman" w:eastAsia="Times New Roman" w:hAnsi="Times New Roman" w:cs="Times New Roman"/>
        </w:rPr>
        <w:t xml:space="preserve"> as it may contribute to inter-annual variability in diet composition</w:t>
      </w:r>
      <w:r w:rsidR="4A9D6613">
        <w:rPr>
          <w:rFonts w:ascii="Times New Roman" w:eastAsia="Times New Roman" w:hAnsi="Times New Roman" w:cs="Times New Roman"/>
        </w:rPr>
        <w:t xml:space="preserve">. </w:t>
      </w:r>
    </w:p>
    <w:p w14:paraId="78708DE4" w14:textId="3F5048C4" w:rsidR="008A637F" w:rsidRPr="008A637F" w:rsidRDefault="00116EB5" w:rsidP="67142E0A">
      <w:pPr>
        <w:spacing w:after="0" w:line="480" w:lineRule="auto"/>
        <w:rPr>
          <w:rFonts w:ascii="Times New Roman" w:eastAsia="Times New Roman" w:hAnsi="Times New Roman" w:cs="Times New Roman"/>
        </w:rPr>
      </w:pPr>
      <w:r>
        <w:rPr>
          <w:rFonts w:ascii="Times New Roman" w:eastAsia="Times New Roman" w:hAnsi="Times New Roman" w:cs="Times New Roman"/>
        </w:rPr>
        <w:tab/>
      </w:r>
      <w:commentRangeStart w:id="204"/>
      <w:r w:rsidR="38EB0590">
        <w:rPr>
          <w:rFonts w:ascii="Times New Roman" w:eastAsia="Times New Roman" w:hAnsi="Times New Roman" w:cs="Times New Roman"/>
        </w:rPr>
        <w:t xml:space="preserve">Important caveats to the research presented here and their implications include the quality of dietary analyses, their generalizability, </w:t>
      </w:r>
      <w:r w:rsidR="13C62D9D">
        <w:rPr>
          <w:rFonts w:ascii="Times New Roman" w:eastAsia="Times New Roman" w:hAnsi="Times New Roman" w:cs="Times New Roman"/>
        </w:rPr>
        <w:t xml:space="preserve">and the time period in which they are collected. </w:t>
      </w:r>
      <w:commentRangeEnd w:id="204"/>
      <w:r w:rsidR="00B57022">
        <w:rPr>
          <w:rStyle w:val="CommentReference"/>
        </w:rPr>
        <w:commentReference w:id="204"/>
      </w:r>
      <w:r w:rsidR="13C62D9D">
        <w:rPr>
          <w:rFonts w:ascii="Times New Roman" w:eastAsia="Times New Roman" w:hAnsi="Times New Roman" w:cs="Times New Roman"/>
        </w:rPr>
        <w:t xml:space="preserve">Though our study was successful at </w:t>
      </w:r>
      <w:r w:rsidR="503C62CE">
        <w:rPr>
          <w:rFonts w:ascii="Times New Roman" w:eastAsia="Times New Roman" w:hAnsi="Times New Roman" w:cs="Times New Roman"/>
        </w:rPr>
        <w:t xml:space="preserve">generating samples in different years, the time of year contained some variation with 2017 and 2018 being collected over </w:t>
      </w:r>
      <w:r w:rsidR="00BEFD34">
        <w:rPr>
          <w:rFonts w:ascii="Times New Roman" w:eastAsia="Times New Roman" w:hAnsi="Times New Roman" w:cs="Times New Roman"/>
        </w:rPr>
        <w:t xml:space="preserve">a longer time than 2019. Additionally, all years began well </w:t>
      </w:r>
      <w:del w:id="205" w:author="Nathan Furey" w:date="2023-07-22T08:44:00Z">
        <w:r w:rsidR="00BEFD34" w:rsidDel="00B57022">
          <w:rPr>
            <w:rFonts w:ascii="Times New Roman" w:eastAsia="Times New Roman" w:hAnsi="Times New Roman" w:cs="Times New Roman"/>
          </w:rPr>
          <w:delText xml:space="preserve">behind </w:delText>
        </w:r>
      </w:del>
      <w:ins w:id="206" w:author="Nathan Furey" w:date="2023-07-22T08:44:00Z">
        <w:r w:rsidR="00B57022">
          <w:rPr>
            <w:rFonts w:ascii="Times New Roman" w:eastAsia="Times New Roman" w:hAnsi="Times New Roman" w:cs="Times New Roman"/>
          </w:rPr>
          <w:t>after</w:t>
        </w:r>
        <w:r w:rsidR="00B57022">
          <w:rPr>
            <w:rFonts w:ascii="Times New Roman" w:eastAsia="Times New Roman" w:hAnsi="Times New Roman" w:cs="Times New Roman"/>
          </w:rPr>
          <w:t xml:space="preserve"> </w:t>
        </w:r>
      </w:ins>
      <w:del w:id="207" w:author="Nathan Furey" w:date="2023-07-22T08:44:00Z">
        <w:r w:rsidR="00BEFD34" w:rsidDel="00B57022">
          <w:rPr>
            <w:rFonts w:ascii="Times New Roman" w:eastAsia="Times New Roman" w:hAnsi="Times New Roman" w:cs="Times New Roman"/>
          </w:rPr>
          <w:delText xml:space="preserve">even the </w:delText>
        </w:r>
      </w:del>
      <w:r w:rsidR="00BEFD34">
        <w:rPr>
          <w:rFonts w:ascii="Times New Roman" w:eastAsia="Times New Roman" w:hAnsi="Times New Roman" w:cs="Times New Roman"/>
        </w:rPr>
        <w:t xml:space="preserve">complete ice-melt </w:t>
      </w:r>
      <w:r w:rsidR="171D7E21">
        <w:rPr>
          <w:rFonts w:ascii="Times New Roman" w:eastAsia="Times New Roman" w:hAnsi="Times New Roman" w:cs="Times New Roman"/>
        </w:rPr>
        <w:t>when the resource pulse begins</w:t>
      </w:r>
      <w:r w:rsidR="6B2AFBCF">
        <w:rPr>
          <w:rFonts w:ascii="Times New Roman" w:eastAsia="Times New Roman" w:hAnsi="Times New Roman" w:cs="Times New Roman"/>
        </w:rPr>
        <w:t xml:space="preserve"> </w:t>
      </w:r>
      <w:r w:rsidR="00963F64">
        <w:rPr>
          <w:rFonts w:ascii="Times New Roman" w:eastAsia="Times New Roman" w:hAnsi="Times New Roman" w:cs="Times New Roman"/>
        </w:rPr>
        <w:fldChar w:fldCharType="begin"/>
      </w:r>
      <w:r w:rsidR="00963F64">
        <w:rPr>
          <w:rFonts w:ascii="Times New Roman" w:eastAsia="Times New Roman" w:hAnsi="Times New Roman" w:cs="Times New Roman"/>
        </w:rPr>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Pr>
          <w:rFonts w:ascii="Times New Roman" w:eastAsia="Times New Roman" w:hAnsi="Times New Roman" w:cs="Times New Roman"/>
        </w:rPr>
        <w:fldChar w:fldCharType="separate"/>
      </w:r>
      <w:r w:rsidR="6B2AFBCF" w:rsidRPr="00963F64">
        <w:rPr>
          <w:rFonts w:ascii="Times New Roman" w:hAnsi="Times New Roman" w:cs="Times New Roman"/>
        </w:rPr>
        <w:t>(Ji et al. 2013)</w:t>
      </w:r>
      <w:r w:rsidR="00963F6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with successive changes as the season progresses</w:t>
      </w:r>
      <w:r w:rsidR="171D7E21">
        <w:rPr>
          <w:rFonts w:ascii="Times New Roman" w:eastAsia="Times New Roman" w:hAnsi="Times New Roman" w:cs="Times New Roman"/>
        </w:rPr>
        <w:t xml:space="preserve"> </w:t>
      </w:r>
      <w:r w:rsidR="000F2CA4">
        <w:rPr>
          <w:rFonts w:ascii="Times New Roman" w:eastAsia="Times New Roman" w:hAnsi="Times New Roman" w:cs="Times New Roman"/>
        </w:rPr>
        <w:fldChar w:fldCharType="begin"/>
      </w:r>
      <w:r w:rsidR="000F2CA4">
        <w:rPr>
          <w:rFonts w:ascii="Times New Roman" w:eastAsia="Times New Roman" w:hAnsi="Times New Roman" w:cs="Times New Roman"/>
        </w:rPr>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Pr>
          <w:rFonts w:ascii="Times New Roman" w:eastAsia="Times New Roman" w:hAnsi="Times New Roman" w:cs="Times New Roman"/>
        </w:rPr>
        <w:fldChar w:fldCharType="separate"/>
      </w:r>
      <w:r w:rsidR="171D7E21" w:rsidRPr="000F2CA4">
        <w:rPr>
          <w:rFonts w:ascii="Times New Roman" w:hAnsi="Times New Roman" w:cs="Times New Roman"/>
        </w:rPr>
        <w:t>(Hop et al. 2011)</w:t>
      </w:r>
      <w:r w:rsidR="000F2CA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Much of this </w:t>
      </w:r>
      <w:r w:rsidR="661E4A46">
        <w:rPr>
          <w:rFonts w:ascii="Times New Roman" w:eastAsia="Times New Roman" w:hAnsi="Times New Roman" w:cs="Times New Roman"/>
        </w:rPr>
        <w:t xml:space="preserve">feeding period was missed by our samples </w:t>
      </w:r>
      <w:r w:rsidR="00F41DB0">
        <w:rPr>
          <w:rFonts w:ascii="Times New Roman" w:eastAsia="Times New Roman" w:hAnsi="Times New Roman" w:cs="Times New Roman"/>
        </w:rPr>
        <w:fldChar w:fldCharType="begin"/>
      </w:r>
      <w:r w:rsidR="00F41DB0">
        <w:rPr>
          <w:rFonts w:ascii="Times New Roman" w:eastAsia="Times New Roman" w:hAnsi="Times New Roman" w:cs="Times New Roman"/>
        </w:rPr>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Pr>
          <w:rFonts w:ascii="Times New Roman" w:eastAsia="Times New Roman" w:hAnsi="Times New Roman" w:cs="Times New Roman"/>
        </w:rPr>
        <w:fldChar w:fldCharType="separate"/>
      </w:r>
      <w:r w:rsidR="661E4A46" w:rsidRPr="67142E0A">
        <w:rPr>
          <w:rFonts w:ascii="Times New Roman" w:hAnsi="Times New Roman" w:cs="Times New Roman"/>
        </w:rPr>
        <w:t>(Søreide et al. 2010)</w:t>
      </w:r>
      <w:r w:rsidR="00F41DB0">
        <w:rPr>
          <w:rFonts w:ascii="Times New Roman" w:eastAsia="Times New Roman" w:hAnsi="Times New Roman" w:cs="Times New Roman"/>
        </w:rPr>
        <w:fldChar w:fldCharType="end"/>
      </w:r>
      <w:r w:rsidR="41551DFF">
        <w:rPr>
          <w:rFonts w:ascii="Times New Roman" w:eastAsia="Times New Roman" w:hAnsi="Times New Roman" w:cs="Times New Roman"/>
        </w:rPr>
        <w:t xml:space="preserve"> and may present a differen</w:t>
      </w:r>
      <w:r w:rsidR="3EB617AC">
        <w:rPr>
          <w:rFonts w:ascii="Times New Roman" w:eastAsia="Times New Roman" w:hAnsi="Times New Roman" w:cs="Times New Roman"/>
        </w:rPr>
        <w:t xml:space="preserve">t story on the foraging of these predators. </w:t>
      </w:r>
      <w:r w:rsidR="1359FBA4">
        <w:rPr>
          <w:rFonts w:ascii="Times New Roman" w:eastAsia="Times New Roman" w:hAnsi="Times New Roman" w:cs="Times New Roman"/>
        </w:rPr>
        <w:t xml:space="preserve">Beyond </w:t>
      </w:r>
      <w:ins w:id="208" w:author="Nathan Furey" w:date="2023-07-22T08:44:00Z">
        <w:r w:rsidR="00B57022">
          <w:rPr>
            <w:rFonts w:ascii="Times New Roman" w:eastAsia="Times New Roman" w:hAnsi="Times New Roman" w:cs="Times New Roman"/>
          </w:rPr>
          <w:t>the timing of our sampling</w:t>
        </w:r>
      </w:ins>
      <w:del w:id="209" w:author="Nathan Furey" w:date="2023-07-22T08:44:00Z">
        <w:r w:rsidR="1359FBA4" w:rsidDel="00B57022">
          <w:rPr>
            <w:rFonts w:ascii="Times New Roman" w:eastAsia="Times New Roman" w:hAnsi="Times New Roman" w:cs="Times New Roman"/>
          </w:rPr>
          <w:delText>when individuals were collected</w:delText>
        </w:r>
      </w:del>
      <w:r w:rsidR="1359FBA4">
        <w:rPr>
          <w:rFonts w:ascii="Times New Roman" w:eastAsia="Times New Roman" w:hAnsi="Times New Roman" w:cs="Times New Roman"/>
        </w:rPr>
        <w:t xml:space="preserve">, the methods for collecting fish may have resulted in a </w:t>
      </w:r>
      <w:r w:rsidR="441585B0">
        <w:rPr>
          <w:rFonts w:ascii="Times New Roman" w:eastAsia="Times New Roman" w:hAnsi="Times New Roman" w:cs="Times New Roman"/>
        </w:rPr>
        <w:t xml:space="preserve">narrow understanding </w:t>
      </w:r>
      <w:ins w:id="210" w:author="Nathan Furey" w:date="2023-07-22T08:45:00Z">
        <w:r w:rsidR="00B57022">
          <w:rPr>
            <w:rFonts w:ascii="Times New Roman" w:eastAsia="Times New Roman" w:hAnsi="Times New Roman" w:cs="Times New Roman"/>
          </w:rPr>
          <w:t>diet of Arctic char and sculpins</w:t>
        </w:r>
      </w:ins>
      <w:del w:id="211" w:author="Nathan Furey" w:date="2023-07-22T08:45:00Z">
        <w:r w:rsidR="441585B0" w:rsidDel="00B57022">
          <w:rPr>
            <w:rFonts w:ascii="Times New Roman" w:eastAsia="Times New Roman" w:hAnsi="Times New Roman" w:cs="Times New Roman"/>
          </w:rPr>
          <w:delText>of the whole population feeding behavior</w:delText>
        </w:r>
      </w:del>
      <w:r w:rsidR="65E2E602">
        <w:rPr>
          <w:rFonts w:ascii="Times New Roman" w:eastAsia="Times New Roman" w:hAnsi="Times New Roman" w:cs="Times New Roman"/>
        </w:rPr>
        <w:t>. Individual specialization was observed within our sample</w:t>
      </w:r>
      <w:r w:rsidR="5B56AA6E">
        <w:rPr>
          <w:rFonts w:ascii="Times New Roman" w:eastAsia="Times New Roman" w:hAnsi="Times New Roman" w:cs="Times New Roman"/>
        </w:rPr>
        <w:t xml:space="preserve"> </w:t>
      </w:r>
      <w:r w:rsidR="00E1455C">
        <w:rPr>
          <w:rFonts w:ascii="Times New Roman" w:eastAsia="Times New Roman" w:hAnsi="Times New Roman" w:cs="Times New Roman"/>
        </w:rPr>
        <w:fldChar w:fldCharType="begin"/>
      </w:r>
      <w:r w:rsidR="00D71D4C">
        <w:rPr>
          <w:rFonts w:ascii="Times New Roman" w:eastAsia="Times New Roman" w:hAnsi="Times New Roman" w:cs="Times New Roman"/>
        </w:rPr>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Pr>
          <w:rFonts w:ascii="Times New Roman" w:eastAsia="Times New Roman" w:hAnsi="Times New Roman" w:cs="Times New Roman"/>
        </w:rPr>
        <w:fldChar w:fldCharType="separate"/>
      </w:r>
      <w:r w:rsidR="299528EA" w:rsidRPr="00D71D4C">
        <w:rPr>
          <w:rFonts w:ascii="Times New Roman" w:hAnsi="Times New Roman" w:cs="Times New Roman"/>
        </w:rPr>
        <w:t>(Bolnick et al. 2002)</w:t>
      </w:r>
      <w:r w:rsidR="00E1455C">
        <w:rPr>
          <w:rFonts w:ascii="Times New Roman" w:eastAsia="Times New Roman" w:hAnsi="Times New Roman" w:cs="Times New Roman"/>
        </w:rPr>
        <w:fldChar w:fldCharType="end"/>
      </w:r>
      <w:r w:rsidR="299528EA">
        <w:rPr>
          <w:rFonts w:ascii="Times New Roman" w:eastAsia="Times New Roman" w:hAnsi="Times New Roman" w:cs="Times New Roman"/>
        </w:rPr>
        <w:t>, but</w:t>
      </w:r>
      <w:r w:rsidR="65E2E602">
        <w:rPr>
          <w:rFonts w:ascii="Times New Roman" w:eastAsia="Times New Roman" w:hAnsi="Times New Roman" w:cs="Times New Roman"/>
        </w:rPr>
        <w:t xml:space="preserve"> we believe that a </w:t>
      </w:r>
      <w:r w:rsidR="65E2E602">
        <w:rPr>
          <w:rFonts w:ascii="Times New Roman" w:eastAsia="Times New Roman" w:hAnsi="Times New Roman" w:cs="Times New Roman"/>
        </w:rPr>
        <w:lastRenderedPageBreak/>
        <w:t>sufficient number of diets was collected</w:t>
      </w:r>
      <w:ins w:id="212" w:author="Nathan Furey" w:date="2023-07-22T08:45:00Z">
        <w:r w:rsidR="00B57022">
          <w:rPr>
            <w:rFonts w:ascii="Times New Roman" w:eastAsia="Times New Roman" w:hAnsi="Times New Roman" w:cs="Times New Roman"/>
          </w:rPr>
          <w:t xml:space="preserve"> (via prey accumulation curves)</w:t>
        </w:r>
      </w:ins>
      <w:r w:rsidR="65E2E602">
        <w:rPr>
          <w:rFonts w:ascii="Times New Roman" w:eastAsia="Times New Roman" w:hAnsi="Times New Roman" w:cs="Times New Roman"/>
        </w:rPr>
        <w:t xml:space="preserve"> to fully encapsulate the </w:t>
      </w:r>
      <w:r w:rsidR="13EDC970">
        <w:rPr>
          <w:rFonts w:ascii="Times New Roman" w:eastAsia="Times New Roman" w:hAnsi="Times New Roman" w:cs="Times New Roman"/>
        </w:rPr>
        <w:t>prey consumed</w:t>
      </w:r>
      <w:r w:rsidR="299528EA">
        <w:rPr>
          <w:rFonts w:ascii="Times New Roman" w:eastAsia="Times New Roman" w:hAnsi="Times New Roman" w:cs="Times New Roman"/>
        </w:rPr>
        <w:t xml:space="preserve"> even if some responses may be less well represented.</w:t>
      </w:r>
      <w:r w:rsidR="4047A11B">
        <w:rPr>
          <w:rFonts w:ascii="Times New Roman" w:eastAsia="Times New Roman" w:hAnsi="Times New Roman" w:cs="Times New Roman"/>
        </w:rPr>
        <w:t xml:space="preserve"> Specifically, collection occurred at just one site which, for sculpins especially, may result in a biased sample of the population due to limited m</w:t>
      </w:r>
      <w:r w:rsidR="64F2DCA8">
        <w:rPr>
          <w:rFonts w:ascii="Times New Roman" w:eastAsia="Times New Roman" w:hAnsi="Times New Roman" w:cs="Times New Roman"/>
        </w:rPr>
        <w:t xml:space="preserve">ixing. </w:t>
      </w:r>
      <w:del w:id="213" w:author="Nathan Furey" w:date="2023-07-22T08:48:00Z">
        <w:r w:rsidR="64F2DCA8" w:rsidDel="00546556">
          <w:rPr>
            <w:rFonts w:ascii="Times New Roman" w:eastAsia="Times New Roman" w:hAnsi="Times New Roman" w:cs="Times New Roman"/>
          </w:rPr>
          <w:delText>Movement analyses</w:delText>
        </w:r>
      </w:del>
      <w:ins w:id="214" w:author="Nathan Furey" w:date="2023-07-22T08:48:00Z">
        <w:r w:rsidR="00546556">
          <w:rPr>
            <w:rFonts w:ascii="Times New Roman" w:eastAsia="Times New Roman" w:hAnsi="Times New Roman" w:cs="Times New Roman"/>
          </w:rPr>
          <w:t>Telemetry studies</w:t>
        </w:r>
      </w:ins>
      <w:commentRangeStart w:id="215"/>
      <w:r w:rsidR="64F2DCA8">
        <w:rPr>
          <w:rFonts w:ascii="Times New Roman" w:eastAsia="Times New Roman" w:hAnsi="Times New Roman" w:cs="Times New Roman"/>
        </w:rPr>
        <w:t xml:space="preserve"> </w:t>
      </w:r>
      <w:del w:id="216" w:author="Nathan Furey" w:date="2023-07-22T08:50:00Z">
        <w:r w:rsidR="64F2DCA8" w:rsidDel="00022410">
          <w:rPr>
            <w:rFonts w:ascii="Times New Roman" w:eastAsia="Times New Roman" w:hAnsi="Times New Roman" w:cs="Times New Roman"/>
          </w:rPr>
          <w:delText>have identified</w:delText>
        </w:r>
      </w:del>
      <w:ins w:id="217" w:author="Nathan Furey" w:date="2023-07-22T08:50:00Z">
        <w:r w:rsidR="00022410">
          <w:rPr>
            <w:rFonts w:ascii="Times New Roman" w:eastAsia="Times New Roman" w:hAnsi="Times New Roman" w:cs="Times New Roman"/>
          </w:rPr>
          <w:t>observed</w:t>
        </w:r>
      </w:ins>
      <w:r w:rsidR="64F2DCA8">
        <w:rPr>
          <w:rFonts w:ascii="Times New Roman" w:eastAsia="Times New Roman" w:hAnsi="Times New Roman" w:cs="Times New Roman"/>
        </w:rPr>
        <w:t xml:space="preserve"> that both predators can access the entirety of Tremblay Sound </w:t>
      </w:r>
      <w:r w:rsidR="00825920">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{"citationID":"eAMraII9","properties":{"formattedCitation":"(Hammer et al. 2022)","plainCitation":"(Hammer et al. 2022)","dontUpdate":true,"noteIndex":0},"citationItems":[{"id":2577,"uris":["http://zotero.org/users/6698532/items/C2KTA335"],"itemData":{"id":2577,"type":"article-journal","abstract":"Arctic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825920">
        <w:rPr>
          <w:rFonts w:ascii="Times New Roman" w:eastAsia="Times New Roman" w:hAnsi="Times New Roman" w:cs="Times New Roman"/>
        </w:rPr>
        <w:fldChar w:fldCharType="separate"/>
      </w:r>
      <w:r w:rsidR="64F2DCA8" w:rsidRPr="00825920">
        <w:rPr>
          <w:rFonts w:ascii="Times New Roman" w:hAnsi="Times New Roman" w:cs="Times New Roman"/>
        </w:rPr>
        <w:t>(Hammer et al. 2022</w:t>
      </w:r>
      <w:r w:rsidR="7BA9C050">
        <w:rPr>
          <w:rFonts w:ascii="Times New Roman" w:hAnsi="Times New Roman" w:cs="Times New Roman"/>
        </w:rPr>
        <w:t xml:space="preserve">; Hermann et al. </w:t>
      </w:r>
      <w:ins w:id="218" w:author="Nathan Furey" w:date="2023-07-19T23:05:00Z">
        <w:r w:rsidR="00E70B0B">
          <w:rPr>
            <w:rFonts w:ascii="Times New Roman" w:hAnsi="Times New Roman" w:cs="Times New Roman"/>
            <w:i/>
            <w:iCs/>
          </w:rPr>
          <w:t>In Press</w:t>
        </w:r>
      </w:ins>
      <w:del w:id="219" w:author="Nathan Furey" w:date="2023-07-19T23:05:00Z">
        <w:r w:rsidR="7BA9C050" w:rsidRPr="67142E0A" w:rsidDel="00E70B0B">
          <w:rPr>
            <w:rFonts w:ascii="Times New Roman" w:hAnsi="Times New Roman" w:cs="Times New Roman"/>
            <w:i/>
            <w:iCs/>
          </w:rPr>
          <w:delText>in review</w:delText>
        </w:r>
      </w:del>
      <w:r w:rsidR="64F2DCA8" w:rsidRPr="00825920">
        <w:rPr>
          <w:rFonts w:ascii="Times New Roman" w:hAnsi="Times New Roman" w:cs="Times New Roman"/>
        </w:rPr>
        <w:t>)</w:t>
      </w:r>
      <w:r w:rsidR="00825920">
        <w:rPr>
          <w:rFonts w:ascii="Times New Roman" w:eastAsia="Times New Roman" w:hAnsi="Times New Roman" w:cs="Times New Roman"/>
        </w:rPr>
        <w:fldChar w:fldCharType="end"/>
      </w:r>
      <w:r w:rsidR="7BA9C050">
        <w:rPr>
          <w:rFonts w:ascii="Times New Roman" w:eastAsia="Times New Roman" w:hAnsi="Times New Roman" w:cs="Times New Roman"/>
        </w:rPr>
        <w:t>,</w:t>
      </w:r>
      <w:commentRangeEnd w:id="215"/>
      <w:r w:rsidR="00546556">
        <w:rPr>
          <w:rStyle w:val="CommentReference"/>
        </w:rPr>
        <w:commentReference w:id="215"/>
      </w:r>
      <w:r w:rsidR="7BA9C050">
        <w:rPr>
          <w:rFonts w:ascii="Times New Roman" w:eastAsia="Times New Roman" w:hAnsi="Times New Roman" w:cs="Times New Roman"/>
        </w:rPr>
        <w:t xml:space="preserve"> but differences may exist between subpopulations</w:t>
      </w:r>
      <w:r w:rsidR="766716F0">
        <w:rPr>
          <w:rFonts w:ascii="Times New Roman" w:eastAsia="Times New Roman" w:hAnsi="Times New Roman" w:cs="Times New Roman"/>
        </w:rPr>
        <w:t xml:space="preserve"> or reflecting variable resources within different regions of the </w:t>
      </w:r>
      <w:r w:rsidR="7C65159D">
        <w:rPr>
          <w:rFonts w:ascii="Times New Roman" w:eastAsia="Times New Roman" w:hAnsi="Times New Roman" w:cs="Times New Roman"/>
        </w:rPr>
        <w:t>system</w:t>
      </w:r>
      <w:r w:rsidR="766716F0">
        <w:rPr>
          <w:rFonts w:ascii="Times New Roman" w:eastAsia="Times New Roman" w:hAnsi="Times New Roman" w:cs="Times New Roman"/>
        </w:rPr>
        <w:t xml:space="preserve"> </w:t>
      </w:r>
      <w:r w:rsidR="00191D22">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Pr>
          <w:rFonts w:ascii="Times New Roman" w:eastAsia="Times New Roman" w:hAnsi="Times New Roman" w:cs="Times New Roman"/>
        </w:rPr>
        <w:fldChar w:fldCharType="separate"/>
      </w:r>
      <w:r w:rsidR="766716F0" w:rsidRPr="00191D22">
        <w:rPr>
          <w:rFonts w:ascii="Times New Roman" w:hAnsi="Times New Roman" w:cs="Times New Roman"/>
        </w:rPr>
        <w:t>(</w:t>
      </w:r>
      <w:r w:rsidR="7C65159D">
        <w:rPr>
          <w:rFonts w:ascii="Times New Roman" w:hAnsi="Times New Roman" w:cs="Times New Roman"/>
        </w:rPr>
        <w:t xml:space="preserve">see </w:t>
      </w:r>
      <w:r w:rsidR="766716F0" w:rsidRPr="00191D22">
        <w:rPr>
          <w:rFonts w:ascii="Times New Roman" w:hAnsi="Times New Roman" w:cs="Times New Roman"/>
        </w:rPr>
        <w:t>Armstrong et al. 2013)</w:t>
      </w:r>
      <w:r w:rsidR="00191D22">
        <w:rPr>
          <w:rFonts w:ascii="Times New Roman" w:eastAsia="Times New Roman" w:hAnsi="Times New Roman" w:cs="Times New Roman"/>
        </w:rPr>
        <w:fldChar w:fldCharType="end"/>
      </w:r>
      <w:r w:rsidR="7C65159D">
        <w:rPr>
          <w:rFonts w:ascii="Times New Roman" w:eastAsia="Times New Roman" w:hAnsi="Times New Roman" w:cs="Times New Roman"/>
        </w:rPr>
        <w:t xml:space="preserve">. Finally, we </w:t>
      </w:r>
      <w:r w:rsidR="667D9920">
        <w:rPr>
          <w:rFonts w:ascii="Times New Roman" w:eastAsia="Times New Roman" w:hAnsi="Times New Roman" w:cs="Times New Roman"/>
        </w:rPr>
        <w:t xml:space="preserve">acknowledge the limitations of visual gut content analysis </w:t>
      </w:r>
      <w:r w:rsidR="1B005563">
        <w:rPr>
          <w:rFonts w:ascii="Times New Roman" w:eastAsia="Times New Roman" w:hAnsi="Times New Roman" w:cs="Times New Roman"/>
        </w:rPr>
        <w:t xml:space="preserve">to misidentification, underrepresenting soft-tissued prey items, </w:t>
      </w:r>
      <w:r w:rsidR="49D04779">
        <w:rPr>
          <w:rFonts w:ascii="Times New Roman" w:eastAsia="Times New Roman" w:hAnsi="Times New Roman" w:cs="Times New Roman"/>
        </w:rPr>
        <w:t xml:space="preserve">and providing information on only the recent feeding history </w:t>
      </w:r>
      <w:r w:rsidR="00260BB8">
        <w:rPr>
          <w:rFonts w:ascii="Times New Roman" w:eastAsia="Times New Roman" w:hAnsi="Times New Roman" w:cs="Times New Roman"/>
        </w:rPr>
        <w:fldChar w:fldCharType="begin"/>
      </w:r>
      <w:r w:rsidR="00260BB8">
        <w:rPr>
          <w:rFonts w:ascii="Times New Roman" w:eastAsia="Times New Roman" w:hAnsi="Times New Roman" w:cs="Times New Roman"/>
        </w:rPr>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Pr>
          <w:rFonts w:ascii="Times New Roman" w:eastAsia="Times New Roman" w:hAnsi="Times New Roman" w:cs="Times New Roman"/>
        </w:rPr>
        <w:fldChar w:fldCharType="separate"/>
      </w:r>
      <w:r w:rsidR="49D04779" w:rsidRPr="67142E0A">
        <w:rPr>
          <w:rFonts w:ascii="Times New Roman" w:hAnsi="Times New Roman" w:cs="Times New Roman"/>
        </w:rPr>
        <w:t>(Amundsen and Sánchez-Hernández 2019)</w:t>
      </w:r>
      <w:r w:rsidR="00260BB8">
        <w:rPr>
          <w:rFonts w:ascii="Times New Roman" w:eastAsia="Times New Roman" w:hAnsi="Times New Roman" w:cs="Times New Roman"/>
        </w:rPr>
        <w:fldChar w:fldCharType="end"/>
      </w:r>
      <w:r w:rsidR="4CEFFDCA">
        <w:rPr>
          <w:rFonts w:ascii="Times New Roman" w:eastAsia="Times New Roman" w:hAnsi="Times New Roman" w:cs="Times New Roman"/>
        </w:rPr>
        <w:t xml:space="preserve">. The </w:t>
      </w:r>
      <w:del w:id="220" w:author="Nathan Furey" w:date="2023-07-22T08:51:00Z">
        <w:r w:rsidR="4CEFFDCA" w:rsidDel="00022410">
          <w:rPr>
            <w:rFonts w:ascii="Times New Roman" w:eastAsia="Times New Roman" w:hAnsi="Times New Roman" w:cs="Times New Roman"/>
          </w:rPr>
          <w:delText xml:space="preserve">pairing </w:delText>
        </w:r>
      </w:del>
      <w:ins w:id="221" w:author="Nathan Furey" w:date="2023-07-22T08:51:00Z">
        <w:r w:rsidR="00022410">
          <w:rPr>
            <w:rFonts w:ascii="Times New Roman" w:eastAsia="Times New Roman" w:hAnsi="Times New Roman" w:cs="Times New Roman"/>
          </w:rPr>
          <w:t>improvement</w:t>
        </w:r>
        <w:r w:rsidR="00022410">
          <w:rPr>
            <w:rFonts w:ascii="Times New Roman" w:eastAsia="Times New Roman" w:hAnsi="Times New Roman" w:cs="Times New Roman"/>
          </w:rPr>
          <w:t xml:space="preserve"> </w:t>
        </w:r>
      </w:ins>
      <w:r w:rsidR="4CEFFDCA">
        <w:rPr>
          <w:rFonts w:ascii="Times New Roman" w:eastAsia="Times New Roman" w:hAnsi="Times New Roman" w:cs="Times New Roman"/>
        </w:rPr>
        <w:t xml:space="preserve">of gut content analyses </w:t>
      </w:r>
      <w:ins w:id="222" w:author="Nathan Furey" w:date="2023-07-22T08:51:00Z">
        <w:r w:rsidR="00022410">
          <w:rPr>
            <w:rFonts w:ascii="Times New Roman" w:eastAsia="Times New Roman" w:hAnsi="Times New Roman" w:cs="Times New Roman"/>
          </w:rPr>
          <w:t xml:space="preserve">with metabarcoding, or integration with </w:t>
        </w:r>
      </w:ins>
      <w:del w:id="223" w:author="Nathan Furey" w:date="2023-07-22T08:51:00Z">
        <w:r w:rsidR="4CEFFDCA" w:rsidDel="00022410">
          <w:rPr>
            <w:rFonts w:ascii="Times New Roman" w:eastAsia="Times New Roman" w:hAnsi="Times New Roman" w:cs="Times New Roman"/>
          </w:rPr>
          <w:delText xml:space="preserve">with other methods, such as </w:delText>
        </w:r>
      </w:del>
      <w:r w:rsidR="4CEFFDCA">
        <w:rPr>
          <w:rFonts w:ascii="Times New Roman" w:eastAsia="Times New Roman" w:hAnsi="Times New Roman" w:cs="Times New Roman"/>
        </w:rPr>
        <w:t>stable isotope or fatty acid</w:t>
      </w:r>
      <w:r w:rsidR="6B601DCF">
        <w:rPr>
          <w:rFonts w:ascii="Times New Roman" w:eastAsia="Times New Roman" w:hAnsi="Times New Roman" w:cs="Times New Roman"/>
        </w:rPr>
        <w:t xml:space="preserve"> analysis, </w:t>
      </w:r>
      <w:del w:id="224" w:author="Nathan Furey" w:date="2023-07-22T08:51:00Z">
        <w:r w:rsidR="6B601DCF" w:rsidDel="00022410">
          <w:rPr>
            <w:rFonts w:ascii="Times New Roman" w:eastAsia="Times New Roman" w:hAnsi="Times New Roman" w:cs="Times New Roman"/>
          </w:rPr>
          <w:delText xml:space="preserve">can </w:delText>
        </w:r>
      </w:del>
      <w:ins w:id="225" w:author="Nathan Furey" w:date="2023-07-22T08:51:00Z">
        <w:r w:rsidR="00022410">
          <w:rPr>
            <w:rFonts w:ascii="Times New Roman" w:eastAsia="Times New Roman" w:hAnsi="Times New Roman" w:cs="Times New Roman"/>
          </w:rPr>
          <w:t>could</w:t>
        </w:r>
        <w:r w:rsidR="00022410">
          <w:rPr>
            <w:rFonts w:ascii="Times New Roman" w:eastAsia="Times New Roman" w:hAnsi="Times New Roman" w:cs="Times New Roman"/>
          </w:rPr>
          <w:t xml:space="preserve"> </w:t>
        </w:r>
      </w:ins>
      <w:r w:rsidR="6B601DCF">
        <w:rPr>
          <w:rFonts w:ascii="Times New Roman" w:eastAsia="Times New Roman" w:hAnsi="Times New Roman" w:cs="Times New Roman"/>
        </w:rPr>
        <w:t xml:space="preserve">provide a deeper understanding on the history of feeding by individuals and populations </w:t>
      </w:r>
      <w:r w:rsidR="000B4C9A">
        <w:rPr>
          <w:rFonts w:ascii="Times New Roman" w:eastAsia="Times New Roman" w:hAnsi="Times New Roman" w:cs="Times New Roman"/>
        </w:rPr>
        <w:fldChar w:fldCharType="begin"/>
      </w:r>
      <w:r w:rsidR="000B4C9A">
        <w:rPr>
          <w:rFonts w:ascii="Times New Roman" w:eastAsia="Times New Roman" w:hAnsi="Times New Roman" w:cs="Times New Roman"/>
        </w:rPr>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Pr>
          <w:rFonts w:ascii="Times New Roman" w:eastAsia="Times New Roman" w:hAnsi="Times New Roman" w:cs="Times New Roman"/>
        </w:rPr>
        <w:fldChar w:fldCharType="separate"/>
      </w:r>
      <w:r w:rsidR="6B601DCF" w:rsidRPr="000B4C9A">
        <w:rPr>
          <w:rFonts w:ascii="Times New Roman" w:hAnsi="Times New Roman" w:cs="Times New Roman"/>
        </w:rPr>
        <w:t>(Giraldo et al. 2016)</w:t>
      </w:r>
      <w:r w:rsidR="000B4C9A">
        <w:rPr>
          <w:rFonts w:ascii="Times New Roman" w:eastAsia="Times New Roman" w:hAnsi="Times New Roman" w:cs="Times New Roman"/>
        </w:rPr>
        <w:fldChar w:fldCharType="end"/>
      </w:r>
      <w:ins w:id="226" w:author="Nathan Furey" w:date="2023-07-22T08:51:00Z">
        <w:r w:rsidR="00022410">
          <w:rPr>
            <w:rFonts w:ascii="Times New Roman" w:eastAsia="Times New Roman" w:hAnsi="Times New Roman" w:cs="Times New Roman"/>
          </w:rPr>
          <w:t>, albeit at increased costs</w:t>
        </w:r>
      </w:ins>
      <w:del w:id="227" w:author="Nathan Furey" w:date="2023-07-22T08:51:00Z">
        <w:r w:rsidR="72D4669B" w:rsidDel="00022410">
          <w:rPr>
            <w:rFonts w:ascii="Times New Roman" w:eastAsia="Times New Roman" w:hAnsi="Times New Roman" w:cs="Times New Roman"/>
          </w:rPr>
          <w:delText>. However, the sample sizes we were able to achieve here can be difficult to process through these more intensive analyses</w:delText>
        </w:r>
      </w:del>
      <w:r w:rsidR="72D4669B">
        <w:rPr>
          <w:rFonts w:ascii="Times New Roman" w:eastAsia="Times New Roman" w:hAnsi="Times New Roman" w:cs="Times New Roman"/>
        </w:rPr>
        <w:t xml:space="preserve">. </w:t>
      </w:r>
    </w:p>
    <w:p w14:paraId="14800EA6" w14:textId="277513D1" w:rsidR="008A637F" w:rsidRPr="008A637F" w:rsidRDefault="4A749797" w:rsidP="67142E0A">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Despite the caveats above, our analyses have </w:t>
      </w:r>
      <w:r w:rsidR="46550CAC" w:rsidRPr="67142E0A">
        <w:rPr>
          <w:rFonts w:ascii="Times New Roman" w:eastAsia="Times New Roman" w:hAnsi="Times New Roman" w:cs="Times New Roman"/>
        </w:rPr>
        <w:t>documented</w:t>
      </w:r>
      <w:r>
        <w:rPr>
          <w:rFonts w:ascii="Times New Roman" w:eastAsia="Times New Roman" w:hAnsi="Times New Roman" w:cs="Times New Roman"/>
        </w:rPr>
        <w:t xml:space="preserve"> differences between two important predators feeding on a resource pulse in the same system</w:t>
      </w:r>
      <w:r w:rsidR="2E69AB11">
        <w:rPr>
          <w:rFonts w:ascii="Times New Roman" w:eastAsia="Times New Roman" w:hAnsi="Times New Roman" w:cs="Times New Roman"/>
        </w:rPr>
        <w:t>.</w:t>
      </w:r>
      <w:r w:rsidR="5FA00FB3">
        <w:rPr>
          <w:rFonts w:ascii="Times New Roman" w:eastAsia="Times New Roman" w:hAnsi="Times New Roman" w:cs="Times New Roman"/>
        </w:rPr>
        <w:t xml:space="preserve"> </w:t>
      </w:r>
      <w:r w:rsidR="3709754E">
        <w:rPr>
          <w:rFonts w:ascii="Times New Roman" w:eastAsia="Times New Roman" w:hAnsi="Times New Roman" w:cs="Times New Roman"/>
        </w:rPr>
        <w:t xml:space="preserve">Predator responses to the resource pulse and differences in feeding </w:t>
      </w:r>
      <w:r w:rsidR="5FA00FB3">
        <w:rPr>
          <w:rFonts w:ascii="Times New Roman" w:eastAsia="Times New Roman" w:hAnsi="Times New Roman" w:cs="Times New Roman"/>
        </w:rPr>
        <w:t xml:space="preserve">are directly reflective of their life history traits </w:t>
      </w:r>
      <w:r w:rsidR="77E78E58">
        <w:rPr>
          <w:rFonts w:ascii="Times New Roman" w:eastAsia="Times New Roman" w:hAnsi="Times New Roman" w:cs="Times New Roman"/>
        </w:rPr>
        <w:t>(</w:t>
      </w:r>
      <w:r w:rsidR="7E4E24BC">
        <w:rPr>
          <w:rFonts w:ascii="Times New Roman" w:eastAsia="Times New Roman" w:hAnsi="Times New Roman" w:cs="Times New Roman"/>
        </w:rPr>
        <w:t xml:space="preserve">e.g., </w:t>
      </w:r>
      <w:r w:rsidR="77E78E58">
        <w:rPr>
          <w:rFonts w:ascii="Times New Roman" w:eastAsia="Times New Roman" w:hAnsi="Times New Roman" w:cs="Times New Roman"/>
        </w:rPr>
        <w:t xml:space="preserve">migratory vs resident) </w:t>
      </w:r>
      <w:r w:rsidR="5FA00FB3">
        <w:rPr>
          <w:rFonts w:ascii="Times New Roman" w:eastAsia="Times New Roman" w:hAnsi="Times New Roman" w:cs="Times New Roman"/>
        </w:rPr>
        <w:t>and broader ecology</w:t>
      </w:r>
      <w:r w:rsidR="2685A659">
        <w:rPr>
          <w:rFonts w:ascii="Times New Roman" w:eastAsia="Times New Roman" w:hAnsi="Times New Roman" w:cs="Times New Roman"/>
        </w:rPr>
        <w:t xml:space="preserve"> (</w:t>
      </w:r>
      <w:r w:rsidR="51818355">
        <w:rPr>
          <w:rFonts w:ascii="Times New Roman" w:eastAsia="Times New Roman" w:hAnsi="Times New Roman" w:cs="Times New Roman"/>
        </w:rPr>
        <w:t xml:space="preserve">e.g., </w:t>
      </w:r>
      <w:r w:rsidR="2685A659">
        <w:rPr>
          <w:rFonts w:ascii="Times New Roman" w:eastAsia="Times New Roman" w:hAnsi="Times New Roman" w:cs="Times New Roman"/>
        </w:rPr>
        <w:t>mobile vs sedentary, small vs large)</w:t>
      </w:r>
      <w:r w:rsidR="6AB24B8B">
        <w:rPr>
          <w:rFonts w:ascii="Times New Roman" w:eastAsia="Times New Roman" w:hAnsi="Times New Roman" w:cs="Times New Roman"/>
        </w:rPr>
        <w:t>.</w:t>
      </w:r>
      <w:r w:rsidR="04CC5DED">
        <w:rPr>
          <w:rFonts w:ascii="Times New Roman" w:eastAsia="Times New Roman" w:hAnsi="Times New Roman" w:cs="Times New Roman"/>
        </w:rPr>
        <w:t xml:space="preserve"> </w:t>
      </w:r>
      <w:r w:rsidR="66B65A9A" w:rsidRPr="67142E0A">
        <w:rPr>
          <w:rFonts w:ascii="Times New Roman" w:eastAsia="Times New Roman" w:hAnsi="Times New Roman" w:cs="Times New Roman"/>
        </w:rPr>
        <w:t>Regardless of</w:t>
      </w:r>
      <w:r w:rsidR="04CC5DED">
        <w:rPr>
          <w:rFonts w:ascii="Times New Roman" w:eastAsia="Times New Roman" w:hAnsi="Times New Roman" w:cs="Times New Roman"/>
        </w:rPr>
        <w:t xml:space="preserve"> differences in life history and ecology, both predators were able to exploit the </w:t>
      </w:r>
      <w:r w:rsidR="773D2A39">
        <w:rPr>
          <w:rFonts w:ascii="Times New Roman" w:eastAsia="Times New Roman" w:hAnsi="Times New Roman" w:cs="Times New Roman"/>
        </w:rPr>
        <w:t xml:space="preserve">dynamic </w:t>
      </w:r>
      <w:r w:rsidR="04CC5DED">
        <w:rPr>
          <w:rFonts w:ascii="Times New Roman" w:eastAsia="Times New Roman" w:hAnsi="Times New Roman" w:cs="Times New Roman"/>
        </w:rPr>
        <w:t>summer prey pulse in Tremblay Soun</w:t>
      </w:r>
      <w:r w:rsidR="4371431E">
        <w:rPr>
          <w:rFonts w:ascii="Times New Roman" w:eastAsia="Times New Roman" w:hAnsi="Times New Roman" w:cs="Times New Roman"/>
        </w:rPr>
        <w:t xml:space="preserve">d. </w:t>
      </w:r>
      <w:commentRangeStart w:id="228"/>
      <w:r w:rsidR="06293781">
        <w:rPr>
          <w:rFonts w:ascii="Times New Roman" w:eastAsia="Times New Roman" w:hAnsi="Times New Roman" w:cs="Times New Roman"/>
        </w:rPr>
        <w:t>However, p</w:t>
      </w:r>
      <w:r w:rsidR="09639F40">
        <w:rPr>
          <w:rFonts w:ascii="Times New Roman" w:eastAsia="Times New Roman" w:hAnsi="Times New Roman" w:cs="Times New Roman"/>
        </w:rPr>
        <w:t xml:space="preserve">rimary productivity in high Arctic systems is at risk from shifts in sea-ice phenology due to climate change. </w:t>
      </w:r>
      <w:r w:rsidR="56F97B9A">
        <w:rPr>
          <w:rFonts w:ascii="Times New Roman" w:eastAsia="Times New Roman" w:hAnsi="Times New Roman" w:cs="Times New Roman"/>
        </w:rPr>
        <w:t>A completely ice-free summer is a likely possibility in the near future (Overland and Wang 2013, Wang and Overland 2012)</w:t>
      </w:r>
      <w:r w:rsidR="63C6A862">
        <w:rPr>
          <w:rFonts w:ascii="Times New Roman" w:eastAsia="Times New Roman" w:hAnsi="Times New Roman" w:cs="Times New Roman"/>
        </w:rPr>
        <w:t xml:space="preserve">, with implications for </w:t>
      </w:r>
      <w:r w:rsidR="562AA119" w:rsidRPr="67142E0A">
        <w:rPr>
          <w:rFonts w:ascii="Times New Roman" w:eastAsia="Times New Roman" w:hAnsi="Times New Roman" w:cs="Times New Roman"/>
        </w:rPr>
        <w:t>prey pulses</w:t>
      </w:r>
      <w:r w:rsidR="63C6A862">
        <w:rPr>
          <w:rFonts w:ascii="Times New Roman" w:eastAsia="Times New Roman" w:hAnsi="Times New Roman" w:cs="Times New Roman"/>
        </w:rPr>
        <w:t xml:space="preserve"> and the consumers that exploit </w:t>
      </w:r>
      <w:commentRangeEnd w:id="228"/>
      <w:r w:rsidR="0018066C">
        <w:rPr>
          <w:rStyle w:val="CommentReference"/>
        </w:rPr>
        <w:commentReference w:id="228"/>
      </w:r>
      <w:r w:rsidR="63C6A862">
        <w:rPr>
          <w:rFonts w:ascii="Times New Roman" w:eastAsia="Times New Roman" w:hAnsi="Times New Roman" w:cs="Times New Roman"/>
        </w:rPr>
        <w:t>them</w:t>
      </w:r>
      <w:r w:rsidR="56F97B9A">
        <w:rPr>
          <w:rFonts w:ascii="Times New Roman" w:eastAsia="Times New Roman" w:hAnsi="Times New Roman" w:cs="Times New Roman"/>
        </w:rPr>
        <w:t>.</w:t>
      </w:r>
      <w:r w:rsidR="45F9E7EB">
        <w:rPr>
          <w:rFonts w:ascii="Times New Roman" w:eastAsia="Times New Roman" w:hAnsi="Times New Roman" w:cs="Times New Roman"/>
        </w:rPr>
        <w:t xml:space="preserve"> Both predators in this study demonstrated </w:t>
      </w:r>
      <w:r w:rsidR="4343B24E" w:rsidRPr="67142E0A">
        <w:rPr>
          <w:rFonts w:ascii="Times New Roman" w:eastAsia="Times New Roman" w:hAnsi="Times New Roman" w:cs="Times New Roman"/>
        </w:rPr>
        <w:t>diet plasticity</w:t>
      </w:r>
      <w:r w:rsidR="4CF038FD" w:rsidRPr="67142E0A">
        <w:rPr>
          <w:rFonts w:ascii="Times New Roman" w:eastAsia="Times New Roman" w:hAnsi="Times New Roman" w:cs="Times New Roman"/>
        </w:rPr>
        <w:t xml:space="preserve"> and the ability to feed at high rates</w:t>
      </w:r>
      <w:r w:rsidR="4343B24E" w:rsidRPr="67142E0A">
        <w:rPr>
          <w:rFonts w:ascii="Times New Roman" w:eastAsia="Times New Roman" w:hAnsi="Times New Roman" w:cs="Times New Roman"/>
        </w:rPr>
        <w:t>,</w:t>
      </w:r>
      <w:r w:rsidR="27F45707">
        <w:rPr>
          <w:rFonts w:ascii="Times New Roman" w:eastAsia="Times New Roman" w:hAnsi="Times New Roman" w:cs="Times New Roman"/>
        </w:rPr>
        <w:t xml:space="preserve"> which could indicate </w:t>
      </w:r>
      <w:r w:rsidR="546DDD50" w:rsidRPr="67142E0A">
        <w:rPr>
          <w:rFonts w:ascii="Times New Roman" w:eastAsia="Times New Roman" w:hAnsi="Times New Roman" w:cs="Times New Roman"/>
        </w:rPr>
        <w:t>resilience to climate related shifts in prey a</w:t>
      </w:r>
      <w:r w:rsidR="1F5BBD28" w:rsidRPr="67142E0A">
        <w:rPr>
          <w:rFonts w:ascii="Times New Roman" w:eastAsia="Times New Roman" w:hAnsi="Times New Roman" w:cs="Times New Roman"/>
        </w:rPr>
        <w:t>vailability</w:t>
      </w:r>
      <w:r w:rsidR="4E1EACA7" w:rsidRPr="67142E0A">
        <w:rPr>
          <w:rFonts w:ascii="Times New Roman" w:eastAsia="Times New Roman" w:hAnsi="Times New Roman" w:cs="Times New Roman"/>
        </w:rPr>
        <w:t xml:space="preserve"> and abundance</w:t>
      </w:r>
      <w:r w:rsidR="1F5BBD28" w:rsidRPr="67142E0A">
        <w:rPr>
          <w:rFonts w:ascii="Times New Roman" w:eastAsia="Times New Roman" w:hAnsi="Times New Roman" w:cs="Times New Roman"/>
        </w:rPr>
        <w:t>.</w:t>
      </w:r>
      <w:r w:rsidR="27AE8F51" w:rsidRPr="67142E0A">
        <w:rPr>
          <w:rFonts w:ascii="Times New Roman" w:eastAsia="Times New Roman" w:hAnsi="Times New Roman" w:cs="Times New Roman"/>
        </w:rPr>
        <w:t xml:space="preserve"> </w:t>
      </w:r>
      <w:r w:rsidR="000D3551">
        <w:rPr>
          <w:rFonts w:ascii="Times New Roman" w:eastAsia="Times New Roman" w:hAnsi="Times New Roman" w:cs="Times New Roman"/>
        </w:rPr>
        <w:t xml:space="preserve">Despite consistencies </w:t>
      </w:r>
      <w:r w:rsidR="0027316D">
        <w:rPr>
          <w:rFonts w:ascii="Times New Roman" w:eastAsia="Times New Roman" w:hAnsi="Times New Roman" w:cs="Times New Roman"/>
        </w:rPr>
        <w:t xml:space="preserve">in the two predator types </w:t>
      </w:r>
      <w:r w:rsidR="008A3C85">
        <w:rPr>
          <w:rFonts w:ascii="Times New Roman" w:eastAsia="Times New Roman" w:hAnsi="Times New Roman" w:cs="Times New Roman"/>
        </w:rPr>
        <w:t xml:space="preserve">here in being capable of exploiting the Arctic </w:t>
      </w:r>
      <w:r w:rsidR="00E1234C">
        <w:rPr>
          <w:rFonts w:ascii="Times New Roman" w:eastAsia="Times New Roman" w:hAnsi="Times New Roman" w:cs="Times New Roman"/>
        </w:rPr>
        <w:t>resource pulse</w:t>
      </w:r>
      <w:r w:rsidR="007971FE">
        <w:rPr>
          <w:rFonts w:ascii="Times New Roman" w:eastAsia="Times New Roman" w:hAnsi="Times New Roman" w:cs="Times New Roman"/>
        </w:rPr>
        <w:t xml:space="preserve">, the </w:t>
      </w:r>
      <w:r w:rsidR="009B4C43">
        <w:rPr>
          <w:rFonts w:ascii="Times New Roman" w:eastAsia="Times New Roman" w:hAnsi="Times New Roman" w:cs="Times New Roman"/>
        </w:rPr>
        <w:t xml:space="preserve">patterns </w:t>
      </w:r>
      <w:r w:rsidR="00DE3FB0">
        <w:rPr>
          <w:rFonts w:ascii="Times New Roman" w:eastAsia="Times New Roman" w:hAnsi="Times New Roman" w:cs="Times New Roman"/>
        </w:rPr>
        <w:t xml:space="preserve">observed differed in </w:t>
      </w:r>
      <w:r w:rsidR="00C624DA">
        <w:rPr>
          <w:rFonts w:ascii="Times New Roman" w:eastAsia="Times New Roman" w:hAnsi="Times New Roman" w:cs="Times New Roman"/>
        </w:rPr>
        <w:t xml:space="preserve">a manner </w:t>
      </w:r>
      <w:r w:rsidR="003F550D">
        <w:rPr>
          <w:rFonts w:ascii="Times New Roman" w:eastAsia="Times New Roman" w:hAnsi="Times New Roman" w:cs="Times New Roman"/>
        </w:rPr>
        <w:t>reflecting the life history patterns of the predators themselves.</w:t>
      </w:r>
      <w:r w:rsidR="008A637F">
        <w:br w:type="page"/>
      </w:r>
    </w:p>
    <w:p w14:paraId="1E308350" w14:textId="6DD4B712" w:rsidR="0BF3989D" w:rsidRPr="00E74FBC" w:rsidRDefault="006E3566" w:rsidP="007A33B3">
      <w:pPr>
        <w:pStyle w:val="Heading1"/>
        <w:spacing w:after="0"/>
      </w:pPr>
      <w:r w:rsidRPr="00E74FBC">
        <w:lastRenderedPageBreak/>
        <w:t>Tables</w:t>
      </w:r>
    </w:p>
    <w:p w14:paraId="54EB0400" w14:textId="74499500" w:rsidR="25FBD7F8" w:rsidRPr="00E74FBC" w:rsidRDefault="00484AE9" w:rsidP="007A33B3">
      <w:pPr>
        <w:spacing w:after="0" w:line="480" w:lineRule="auto"/>
        <w:rPr>
          <w:rFonts w:ascii="Times New Roman" w:eastAsia="Times New Roman" w:hAnsi="Times New Roman" w:cs="Times New Roman"/>
        </w:rPr>
      </w:pPr>
      <w:commentRangeStart w:id="229"/>
      <w:r w:rsidRPr="00E74FBC">
        <w:rPr>
          <w:rStyle w:val="TitleChar"/>
        </w:rPr>
        <w:t xml:space="preserve">Table </w:t>
      </w:r>
      <w:commentRangeEnd w:id="229"/>
      <w:r w:rsidR="00ED3E6A">
        <w:rPr>
          <w:rStyle w:val="CommentReference"/>
        </w:rPr>
        <w:commentReference w:id="229"/>
      </w:r>
      <w:r w:rsidRPr="00E74FBC">
        <w:rPr>
          <w:rStyle w:val="TitleChar"/>
        </w:rPr>
        <w:t>1.</w:t>
      </w:r>
      <w:r w:rsidRPr="00E74FBC">
        <w:rPr>
          <w:rFonts w:ascii="Times New Roman" w:eastAsia="Times New Roman" w:hAnsi="Times New Roman" w:cs="Times New Roman"/>
        </w:rPr>
        <w:t xml:space="preserve"> </w:t>
      </w:r>
      <w:r w:rsidR="003E31F4" w:rsidRPr="00E74FBC">
        <w:rPr>
          <w:rFonts w:ascii="Times New Roman" w:eastAsia="Times New Roman" w:hAnsi="Times New Roman" w:cs="Times New Roman"/>
        </w:rPr>
        <w:t>Summary of Arctic char and Sculpin from which stomachs were collected. Metrics of condition are hepatosomatic index (HSI), gonadosomatic index (GSI), and Fulton’s K. Values shown are mean (±S</w:t>
      </w:r>
      <w:r w:rsidR="00D86E06" w:rsidRPr="00E74FBC">
        <w:rPr>
          <w:rFonts w:ascii="Times New Roman" w:eastAsia="Times New Roman" w:hAnsi="Times New Roman" w:cs="Times New Roman"/>
        </w:rPr>
        <w:t>D</w:t>
      </w:r>
      <w:r w:rsidR="003E31F4" w:rsidRPr="00E74FBC">
        <w:rPr>
          <w:rFonts w:ascii="Times New Roman" w:eastAsia="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E74FBC" w14:paraId="73F37B89" w14:textId="77777777" w:rsidTr="735CF99E">
        <w:tc>
          <w:tcPr>
            <w:tcW w:w="1705" w:type="dxa"/>
            <w:tcBorders>
              <w:bottom w:val="double" w:sz="4" w:space="0" w:color="auto"/>
            </w:tcBorders>
          </w:tcPr>
          <w:p w14:paraId="0DA017C8" w14:textId="796A906B"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Species</w:t>
            </w:r>
          </w:p>
        </w:tc>
        <w:tc>
          <w:tcPr>
            <w:tcW w:w="1274" w:type="dxa"/>
            <w:tcBorders>
              <w:bottom w:val="double" w:sz="4" w:space="0" w:color="auto"/>
            </w:tcBorders>
          </w:tcPr>
          <w:p w14:paraId="51BCFBD1" w14:textId="0591E28A" w:rsidR="003E31F4" w:rsidRPr="00E74FBC" w:rsidRDefault="003E31F4" w:rsidP="007A33B3">
            <w:pPr>
              <w:spacing w:line="480" w:lineRule="auto"/>
              <w:rPr>
                <w:rFonts w:ascii="Times New Roman" w:eastAsia="Times New Roman" w:hAnsi="Times New Roman" w:cs="Times New Roman"/>
                <w:b/>
                <w:bCs/>
              </w:rPr>
            </w:pPr>
            <w:del w:id="230" w:author="Nathan Furey" w:date="2023-07-19T22:56:00Z">
              <w:r w:rsidRPr="00E74FBC" w:rsidDel="007A7169">
                <w:rPr>
                  <w:rFonts w:ascii="Times New Roman" w:eastAsia="Times New Roman" w:hAnsi="Times New Roman" w:cs="Times New Roman"/>
                  <w:b/>
                  <w:bCs/>
                </w:rPr>
                <w:delText>N</w:delText>
              </w:r>
            </w:del>
            <w:ins w:id="231" w:author="Nathan Furey" w:date="2023-07-19T22:56:00Z">
              <w:r w:rsidR="007A7169">
                <w:rPr>
                  <w:rFonts w:ascii="Times New Roman" w:eastAsia="Times New Roman" w:hAnsi="Times New Roman" w:cs="Times New Roman"/>
                  <w:b/>
                  <w:bCs/>
                </w:rPr>
                <w:t>n</w:t>
              </w:r>
            </w:ins>
          </w:p>
        </w:tc>
        <w:tc>
          <w:tcPr>
            <w:tcW w:w="1274" w:type="dxa"/>
            <w:tcBorders>
              <w:bottom w:val="double" w:sz="4" w:space="0" w:color="auto"/>
            </w:tcBorders>
          </w:tcPr>
          <w:p w14:paraId="30DCB7B0"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Mass </w:t>
            </w:r>
          </w:p>
          <w:p w14:paraId="5A15688D" w14:textId="34A81FE7"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w:t>
            </w:r>
          </w:p>
        </w:tc>
        <w:tc>
          <w:tcPr>
            <w:tcW w:w="1274" w:type="dxa"/>
            <w:tcBorders>
              <w:bottom w:val="double" w:sz="4" w:space="0" w:color="auto"/>
            </w:tcBorders>
          </w:tcPr>
          <w:p w14:paraId="207B73AE"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TL </w:t>
            </w:r>
          </w:p>
          <w:p w14:paraId="0258CB15" w14:textId="1E7F9B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(cm)</w:t>
            </w:r>
          </w:p>
        </w:tc>
        <w:tc>
          <w:tcPr>
            <w:tcW w:w="1274" w:type="dxa"/>
            <w:tcBorders>
              <w:bottom w:val="double" w:sz="4" w:space="0" w:color="auto"/>
            </w:tcBorders>
          </w:tcPr>
          <w:p w14:paraId="2373A0A6" w14:textId="77A3256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HSI</w:t>
            </w:r>
          </w:p>
        </w:tc>
        <w:tc>
          <w:tcPr>
            <w:tcW w:w="1274" w:type="dxa"/>
            <w:tcBorders>
              <w:bottom w:val="double" w:sz="4" w:space="0" w:color="auto"/>
            </w:tcBorders>
          </w:tcPr>
          <w:p w14:paraId="25E6C6BE" w14:textId="770102D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GSI</w:t>
            </w:r>
          </w:p>
        </w:tc>
        <w:tc>
          <w:tcPr>
            <w:tcW w:w="1275" w:type="dxa"/>
            <w:tcBorders>
              <w:bottom w:val="double" w:sz="4" w:space="0" w:color="auto"/>
            </w:tcBorders>
          </w:tcPr>
          <w:p w14:paraId="2163279D" w14:textId="15985762"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Fulton’s K</w:t>
            </w:r>
          </w:p>
        </w:tc>
      </w:tr>
      <w:tr w:rsidR="003E31F4" w:rsidRPr="00E74FBC" w14:paraId="4E833A9F" w14:textId="77777777" w:rsidTr="735CF99E">
        <w:trPr>
          <w:trHeight w:val="786"/>
        </w:trPr>
        <w:tc>
          <w:tcPr>
            <w:tcW w:w="1705" w:type="dxa"/>
            <w:tcBorders>
              <w:top w:val="double" w:sz="4" w:space="0" w:color="auto"/>
            </w:tcBorders>
          </w:tcPr>
          <w:p w14:paraId="5ED73E3D" w14:textId="73C675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Arctic char</w:t>
            </w:r>
          </w:p>
        </w:tc>
        <w:tc>
          <w:tcPr>
            <w:tcW w:w="1274" w:type="dxa"/>
            <w:tcBorders>
              <w:top w:val="double" w:sz="4" w:space="0" w:color="auto"/>
            </w:tcBorders>
          </w:tcPr>
          <w:p w14:paraId="027B9397" w14:textId="2CA65DDF"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w:t>
            </w:r>
          </w:p>
        </w:tc>
        <w:tc>
          <w:tcPr>
            <w:tcW w:w="1274" w:type="dxa"/>
            <w:tcBorders>
              <w:top w:val="double" w:sz="4" w:space="0" w:color="auto"/>
            </w:tcBorders>
          </w:tcPr>
          <w:p w14:paraId="59D9AAC5" w14:textId="162D5ECD"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2609.25 (±</w:t>
            </w:r>
            <w:r w:rsidR="001D174C" w:rsidRPr="00E74FBC">
              <w:rPr>
                <w:rFonts w:ascii="Times New Roman" w:eastAsia="Times New Roman" w:hAnsi="Times New Roman" w:cs="Times New Roman"/>
              </w:rPr>
              <w:t>1494</w:t>
            </w:r>
            <w:r w:rsidR="00E91F0E" w:rsidRPr="00E74FBC">
              <w:rPr>
                <w:rFonts w:ascii="Times New Roman" w:eastAsia="Times New Roman" w:hAnsi="Times New Roman" w:cs="Times New Roman"/>
              </w:rPr>
              <w:t>.4</w:t>
            </w:r>
            <w:r w:rsidRPr="00E74FBC">
              <w:rPr>
                <w:rFonts w:ascii="Times New Roman" w:eastAsia="Times New Roman" w:hAnsi="Times New Roman" w:cs="Times New Roman"/>
              </w:rPr>
              <w:t>)</w:t>
            </w:r>
          </w:p>
        </w:tc>
        <w:tc>
          <w:tcPr>
            <w:tcW w:w="1274" w:type="dxa"/>
            <w:tcBorders>
              <w:top w:val="double" w:sz="4" w:space="0" w:color="auto"/>
            </w:tcBorders>
          </w:tcPr>
          <w:p w14:paraId="38058911"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62.18 </w:t>
            </w:r>
          </w:p>
          <w:p w14:paraId="0E793A23" w14:textId="6567888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15</w:t>
            </w:r>
            <w:r w:rsidR="00E91F0E" w:rsidRPr="00E74FBC">
              <w:rPr>
                <w:rFonts w:ascii="Times New Roman" w:eastAsia="Times New Roman" w:hAnsi="Times New Roman" w:cs="Times New Roman"/>
              </w:rPr>
              <w:t>.7</w:t>
            </w:r>
            <w:r w:rsidRPr="00E74FBC">
              <w:rPr>
                <w:rFonts w:ascii="Times New Roman" w:eastAsia="Times New Roman" w:hAnsi="Times New Roman" w:cs="Times New Roman"/>
              </w:rPr>
              <w:t>)</w:t>
            </w:r>
          </w:p>
        </w:tc>
        <w:tc>
          <w:tcPr>
            <w:tcW w:w="1274" w:type="dxa"/>
            <w:tcBorders>
              <w:top w:val="double" w:sz="4" w:space="0" w:color="auto"/>
            </w:tcBorders>
          </w:tcPr>
          <w:p w14:paraId="5BB810C7" w14:textId="7FA44855"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2.07 (±0.</w:t>
            </w:r>
            <w:r w:rsidR="00E91F0E" w:rsidRPr="00E74FBC">
              <w:rPr>
                <w:rFonts w:ascii="Times New Roman" w:eastAsia="Times New Roman" w:hAnsi="Times New Roman" w:cs="Times New Roman"/>
              </w:rPr>
              <w:t>41</w:t>
            </w:r>
            <w:r w:rsidRPr="00E74FBC">
              <w:rPr>
                <w:rFonts w:ascii="Times New Roman" w:eastAsia="Times New Roman" w:hAnsi="Times New Roman" w:cs="Times New Roman"/>
              </w:rPr>
              <w:t>)</w:t>
            </w:r>
          </w:p>
        </w:tc>
        <w:tc>
          <w:tcPr>
            <w:tcW w:w="1274" w:type="dxa"/>
            <w:tcBorders>
              <w:top w:val="double" w:sz="4" w:space="0" w:color="auto"/>
            </w:tcBorders>
          </w:tcPr>
          <w:p w14:paraId="3F6887BF" w14:textId="513712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0.42 (±0.0</w:t>
            </w:r>
            <w:r w:rsidR="00A45125" w:rsidRPr="00E74FBC">
              <w:rPr>
                <w:rFonts w:ascii="Times New Roman" w:eastAsia="Times New Roman" w:hAnsi="Times New Roman" w:cs="Times New Roman"/>
              </w:rPr>
              <w:t>3)</w:t>
            </w:r>
          </w:p>
        </w:tc>
        <w:tc>
          <w:tcPr>
            <w:tcW w:w="1275" w:type="dxa"/>
            <w:tcBorders>
              <w:top w:val="double" w:sz="4" w:space="0" w:color="auto"/>
            </w:tcBorders>
          </w:tcPr>
          <w:p w14:paraId="282C81FB" w14:textId="66820569"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914.1 (±</w:t>
            </w:r>
            <w:r w:rsidR="00A45125" w:rsidRPr="00E74FBC">
              <w:rPr>
                <w:rFonts w:ascii="Times New Roman" w:eastAsia="Times New Roman" w:hAnsi="Times New Roman" w:cs="Times New Roman"/>
              </w:rPr>
              <w:t>176.5</w:t>
            </w:r>
            <w:r w:rsidRPr="00E74FBC">
              <w:rPr>
                <w:rFonts w:ascii="Times New Roman" w:eastAsia="Times New Roman" w:hAnsi="Times New Roman" w:cs="Times New Roman"/>
              </w:rPr>
              <w:t>)</w:t>
            </w:r>
          </w:p>
        </w:tc>
      </w:tr>
      <w:tr w:rsidR="003E31F4" w:rsidRPr="00E74FBC" w14:paraId="4A995ECF" w14:textId="77777777" w:rsidTr="735CF99E">
        <w:trPr>
          <w:trHeight w:val="786"/>
        </w:trPr>
        <w:tc>
          <w:tcPr>
            <w:tcW w:w="1705" w:type="dxa"/>
            <w:tcBorders>
              <w:bottom w:val="single" w:sz="12" w:space="0" w:color="auto"/>
            </w:tcBorders>
          </w:tcPr>
          <w:p w14:paraId="1B6CC7B2" w14:textId="57DDE8C5" w:rsidR="003E31F4" w:rsidRPr="00E74FBC" w:rsidRDefault="003E31F4" w:rsidP="007A33B3">
            <w:pPr>
              <w:spacing w:line="480" w:lineRule="auto"/>
              <w:rPr>
                <w:rFonts w:ascii="Times New Roman" w:eastAsia="Times New Roman" w:hAnsi="Times New Roman" w:cs="Times New Roman"/>
                <w:b/>
                <w:bCs/>
              </w:rPr>
            </w:pPr>
            <w:commentRangeStart w:id="232"/>
            <w:r w:rsidRPr="00E74FBC">
              <w:rPr>
                <w:rFonts w:ascii="Times New Roman" w:eastAsia="Times New Roman" w:hAnsi="Times New Roman" w:cs="Times New Roman"/>
                <w:b/>
                <w:bCs/>
              </w:rPr>
              <w:t>Sculpin</w:t>
            </w:r>
            <w:commentRangeEnd w:id="232"/>
            <w:r w:rsidR="007A7169">
              <w:rPr>
                <w:rStyle w:val="CommentReference"/>
              </w:rPr>
              <w:commentReference w:id="232"/>
            </w:r>
          </w:p>
        </w:tc>
        <w:tc>
          <w:tcPr>
            <w:tcW w:w="1274" w:type="dxa"/>
            <w:tcBorders>
              <w:bottom w:val="single" w:sz="12" w:space="0" w:color="auto"/>
            </w:tcBorders>
          </w:tcPr>
          <w:p w14:paraId="3735BAA7" w14:textId="5575CFFB"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190</w:t>
            </w:r>
          </w:p>
        </w:tc>
        <w:tc>
          <w:tcPr>
            <w:tcW w:w="1274" w:type="dxa"/>
            <w:tcBorders>
              <w:bottom w:val="single" w:sz="12" w:space="0" w:color="auto"/>
            </w:tcBorders>
          </w:tcPr>
          <w:p w14:paraId="4CC313AA"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78.91 </w:t>
            </w:r>
          </w:p>
          <w:p w14:paraId="23465AFB" w14:textId="767921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69</w:t>
            </w:r>
            <w:r w:rsidR="00E91F0E" w:rsidRPr="00E74FBC">
              <w:rPr>
                <w:rFonts w:ascii="Times New Roman" w:eastAsia="Times New Roman" w:hAnsi="Times New Roman" w:cs="Times New Roman"/>
              </w:rPr>
              <w:t>.3</w:t>
            </w:r>
            <w:r w:rsidRPr="00E74FBC">
              <w:rPr>
                <w:rFonts w:ascii="Times New Roman" w:eastAsia="Times New Roman" w:hAnsi="Times New Roman" w:cs="Times New Roman"/>
              </w:rPr>
              <w:t>)</w:t>
            </w:r>
          </w:p>
        </w:tc>
        <w:tc>
          <w:tcPr>
            <w:tcW w:w="1274" w:type="dxa"/>
            <w:tcBorders>
              <w:bottom w:val="single" w:sz="12" w:space="0" w:color="auto"/>
            </w:tcBorders>
          </w:tcPr>
          <w:p w14:paraId="5D1D1F81" w14:textId="5C59B333"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18.54 (±</w:t>
            </w:r>
            <w:r w:rsidR="00561454" w:rsidRPr="00E74FBC">
              <w:rPr>
                <w:rFonts w:ascii="Times New Roman" w:eastAsia="Times New Roman" w:hAnsi="Times New Roman" w:cs="Times New Roman"/>
              </w:rPr>
              <w:t>5.4</w:t>
            </w:r>
            <w:r w:rsidRPr="00E74FBC">
              <w:rPr>
                <w:rFonts w:ascii="Times New Roman" w:eastAsia="Times New Roman" w:hAnsi="Times New Roman" w:cs="Times New Roman"/>
              </w:rPr>
              <w:t>)</w:t>
            </w:r>
          </w:p>
        </w:tc>
        <w:tc>
          <w:tcPr>
            <w:tcW w:w="1274" w:type="dxa"/>
            <w:tcBorders>
              <w:bottom w:val="single" w:sz="12" w:space="0" w:color="auto"/>
            </w:tcBorders>
          </w:tcPr>
          <w:p w14:paraId="414E8D47" w14:textId="0597098A"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3.63 (±</w:t>
            </w:r>
            <w:r w:rsidR="00E91F0E" w:rsidRPr="00E74FBC">
              <w:rPr>
                <w:rFonts w:ascii="Times New Roman" w:eastAsia="Times New Roman" w:hAnsi="Times New Roman" w:cs="Times New Roman"/>
              </w:rPr>
              <w:t>2.07</w:t>
            </w:r>
            <w:r w:rsidRPr="00E74FBC">
              <w:rPr>
                <w:rFonts w:ascii="Times New Roman" w:eastAsia="Times New Roman" w:hAnsi="Times New Roman" w:cs="Times New Roman"/>
              </w:rPr>
              <w:t>)</w:t>
            </w:r>
          </w:p>
        </w:tc>
        <w:tc>
          <w:tcPr>
            <w:tcW w:w="1274" w:type="dxa"/>
            <w:tcBorders>
              <w:bottom w:val="single" w:sz="12" w:space="0" w:color="auto"/>
            </w:tcBorders>
          </w:tcPr>
          <w:p w14:paraId="7D8EA878" w14:textId="26956C08"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3.75 (±</w:t>
            </w:r>
            <w:r w:rsidR="00A45125" w:rsidRPr="00E74FBC">
              <w:rPr>
                <w:rFonts w:ascii="Times New Roman" w:eastAsia="Times New Roman" w:hAnsi="Times New Roman" w:cs="Times New Roman"/>
              </w:rPr>
              <w:t>2.83</w:t>
            </w:r>
            <w:r w:rsidRPr="00E74FBC">
              <w:rPr>
                <w:rFonts w:ascii="Times New Roman" w:eastAsia="Times New Roman" w:hAnsi="Times New Roman" w:cs="Times New Roman"/>
              </w:rPr>
              <w:t>)</w:t>
            </w:r>
          </w:p>
        </w:tc>
        <w:tc>
          <w:tcPr>
            <w:tcW w:w="1275" w:type="dxa"/>
            <w:tcBorders>
              <w:bottom w:val="single" w:sz="12" w:space="0" w:color="auto"/>
            </w:tcBorders>
          </w:tcPr>
          <w:p w14:paraId="64E1EEF7" w14:textId="5D7EDD0E"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1062.18 (±</w:t>
            </w:r>
            <w:r w:rsidR="00A45125" w:rsidRPr="00E74FBC">
              <w:rPr>
                <w:rFonts w:ascii="Times New Roman" w:eastAsia="Times New Roman" w:hAnsi="Times New Roman" w:cs="Times New Roman"/>
              </w:rPr>
              <w:t>572.3</w:t>
            </w:r>
            <w:r w:rsidRPr="00E74FBC">
              <w:rPr>
                <w:rFonts w:ascii="Times New Roman" w:eastAsia="Times New Roman" w:hAnsi="Times New Roman" w:cs="Times New Roman"/>
              </w:rPr>
              <w:t>)</w:t>
            </w:r>
          </w:p>
        </w:tc>
      </w:tr>
    </w:tbl>
    <w:p w14:paraId="3409F635" w14:textId="77777777" w:rsidR="00F64388" w:rsidRPr="00E74FBC" w:rsidRDefault="00F64388" w:rsidP="007A33B3">
      <w:pPr>
        <w:spacing w:after="0" w:line="480" w:lineRule="auto"/>
        <w:rPr>
          <w:rStyle w:val="TitleChar"/>
        </w:rPr>
      </w:pPr>
      <w:r w:rsidRPr="00E74FBC">
        <w:rPr>
          <w:rStyle w:val="TitleChar"/>
        </w:rPr>
        <w:br w:type="page"/>
      </w:r>
    </w:p>
    <w:p w14:paraId="438CDE09" w14:textId="54BD356E" w:rsidR="00AB4886" w:rsidRPr="00E74FBC" w:rsidRDefault="229A3934" w:rsidP="007A33B3">
      <w:pPr>
        <w:spacing w:after="0" w:line="480" w:lineRule="auto"/>
        <w:rPr>
          <w:rFonts w:ascii="Times New Roman" w:eastAsia="Times New Roman" w:hAnsi="Times New Roman" w:cs="Times New Roman"/>
        </w:rPr>
      </w:pPr>
      <w:r w:rsidRPr="00E74FBC">
        <w:rPr>
          <w:rStyle w:val="TitleChar"/>
        </w:rPr>
        <w:lastRenderedPageBreak/>
        <w:t>Table 2.</w:t>
      </w:r>
      <w:r w:rsidRPr="00E74FBC">
        <w:rPr>
          <w:rFonts w:ascii="Times New Roman" w:eastAsia="Times New Roman" w:hAnsi="Times New Roman" w:cs="Times New Roman"/>
        </w:rPr>
        <w:t xml:space="preserve"> Results from indicator species analysis indicating associations between diet items and the species (Arctic char or Sculpin) or year (2017, 2018, or 2019) </w:t>
      </w:r>
      <w:r w:rsidR="1E4B8685" w:rsidRPr="00E74FBC">
        <w:rPr>
          <w:rFonts w:ascii="Times New Roman" w:eastAsia="Times New Roman" w:hAnsi="Times New Roman" w:cs="Times New Roman"/>
        </w:rPr>
        <w:t>of consumption</w:t>
      </w:r>
      <w:r w:rsidRPr="00E74FBC">
        <w:rPr>
          <w:rFonts w:ascii="Times New Roman" w:eastAsia="Times New Roman" w:hAnsi="Times New Roman" w:cs="Times New Roman"/>
        </w:rPr>
        <w:t>. Significant associations for the prey species (row) with the predator species or year (column)</w:t>
      </w:r>
      <w:r w:rsidR="39ECB4F1" w:rsidRPr="00E74FBC">
        <w:rPr>
          <w:rFonts w:ascii="Times New Roman" w:eastAsia="Times New Roman" w:hAnsi="Times New Roman" w:cs="Times New Roman"/>
        </w:rPr>
        <w:t xml:space="preserve"> are denoted in bold. Missing values indicate that diet item was not consumed by</w:t>
      </w:r>
      <w:r w:rsidR="00FF14BF" w:rsidRPr="00E74FBC">
        <w:rPr>
          <w:rFonts w:ascii="Times New Roman" w:eastAsia="Times New Roman" w:hAnsi="Times New Roman" w:cs="Times New Roman"/>
        </w:rPr>
        <w:t xml:space="preserve"> that species or </w:t>
      </w:r>
      <w:r w:rsidR="39ECB4F1" w:rsidRPr="00E74FBC">
        <w:rPr>
          <w:rFonts w:ascii="Times New Roman" w:eastAsia="Times New Roman" w:hAnsi="Times New Roman" w:cs="Times New Roman"/>
        </w:rPr>
        <w:t xml:space="preserve">during </w:t>
      </w:r>
      <w:r w:rsidR="00FF14BF" w:rsidRPr="00E74FBC">
        <w:rPr>
          <w:rFonts w:ascii="Times New Roman" w:eastAsia="Times New Roman" w:hAnsi="Times New Roman" w:cs="Times New Roman"/>
        </w:rPr>
        <w:t xml:space="preserve">that </w:t>
      </w:r>
      <w:r w:rsidR="39ECB4F1" w:rsidRPr="00E74FBC">
        <w:rPr>
          <w:rFonts w:ascii="Times New Roman" w:eastAsia="Times New Roman" w:hAnsi="Times New Roman" w:cs="Times New Roman"/>
        </w:rPr>
        <w:t>year</w:t>
      </w:r>
      <w:r w:rsidRPr="00E74FBC">
        <w:rPr>
          <w:rFonts w:ascii="Times New Roman" w:eastAsia="Times New Roman" w:hAnsi="Times New Roman" w:cs="Times New Roman"/>
        </w:rPr>
        <w:t xml:space="preserve">. </w:t>
      </w:r>
    </w:p>
    <w:p w14:paraId="6A286511" w14:textId="352CF790" w:rsidR="00AB4886" w:rsidRPr="00E74FBC" w:rsidRDefault="00FF447B" w:rsidP="007A33B3">
      <w:pPr>
        <w:spacing w:after="0" w:line="480" w:lineRule="auto"/>
        <w:rPr>
          <w:rFonts w:ascii="Times New Roman" w:eastAsia="Times New Roman" w:hAnsi="Times New Roman" w:cs="Times New Roman"/>
        </w:rPr>
      </w:pPr>
      <w:commentRangeStart w:id="233"/>
      <w:r w:rsidRPr="00E74FBC">
        <w:rPr>
          <w:rFonts w:ascii="Times New Roman" w:hAnsi="Times New Roman" w:cs="Times New Roman"/>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commentRangeEnd w:id="233"/>
      <w:r w:rsidR="00F11BA1">
        <w:rPr>
          <w:rStyle w:val="CommentReference"/>
        </w:rPr>
        <w:commentReference w:id="233"/>
      </w:r>
    </w:p>
    <w:p w14:paraId="26E1CF87" w14:textId="260712D0" w:rsidR="00956B62" w:rsidRPr="00956B62" w:rsidRDefault="00FF447B" w:rsidP="00956B62">
      <w:pPr>
        <w:spacing w:after="0" w:line="480" w:lineRule="auto"/>
        <w:jc w:val="right"/>
        <w:rPr>
          <w:rFonts w:ascii="Times New Roman" w:eastAsia="Times New Roman" w:hAnsi="Times New Roman" w:cs="Times New Roman"/>
        </w:rPr>
      </w:pPr>
      <w:r w:rsidRPr="296A2FDC">
        <w:rPr>
          <w:rFonts w:ascii="Times New Roman" w:eastAsia="Times New Roman" w:hAnsi="Times New Roman" w:cs="Times New Roman"/>
        </w:rPr>
        <w:t>***p&lt;0.001 **0.001&lt;p&lt;0.01 *0.01&lt;p&lt;0.05</w:t>
      </w:r>
      <w:r w:rsidR="00956B62">
        <w:rPr>
          <w:rFonts w:ascii="Times New Roman" w:eastAsia="Times New Roman" w:hAnsi="Times New Roman" w:cs="Times New Roman"/>
          <w:b/>
          <w:bCs/>
        </w:rPr>
        <w:br w:type="page"/>
      </w:r>
    </w:p>
    <w:p w14:paraId="242B5370" w14:textId="08E07B2B" w:rsidR="7AAF77E1" w:rsidRDefault="35A80ECA" w:rsidP="296A2FDC">
      <w:pPr>
        <w:spacing w:after="0" w:line="480" w:lineRule="auto"/>
        <w:rPr>
          <w:rFonts w:ascii="Times New Roman" w:eastAsia="Times New Roman" w:hAnsi="Times New Roman" w:cs="Times New Roman"/>
        </w:rPr>
      </w:pPr>
      <w:r w:rsidRPr="00956B62">
        <w:rPr>
          <w:rFonts w:ascii="Times New Roman" w:eastAsia="Times New Roman" w:hAnsi="Times New Roman" w:cs="Times New Roman"/>
          <w:b/>
          <w:bCs/>
        </w:rPr>
        <w:lastRenderedPageBreak/>
        <w:t>Table 3.</w:t>
      </w:r>
      <w:r w:rsidR="5CBEA233" w:rsidRPr="67142E0A">
        <w:rPr>
          <w:rFonts w:ascii="Times New Roman" w:eastAsia="Times New Roman" w:hAnsi="Times New Roman" w:cs="Times New Roman"/>
        </w:rPr>
        <w:t xml:space="preserve"> Generalized linear model (GLM) with </w:t>
      </w:r>
      <w:commentRangeStart w:id="234"/>
      <w:r w:rsidR="5CBEA233" w:rsidRPr="67142E0A">
        <w:rPr>
          <w:rFonts w:ascii="Times New Roman" w:eastAsia="Times New Roman" w:hAnsi="Times New Roman" w:cs="Times New Roman"/>
        </w:rPr>
        <w:t xml:space="preserve">model weight &gt; 0.10 </w:t>
      </w:r>
      <w:commentRangeEnd w:id="234"/>
      <w:r w:rsidR="00F11BA1">
        <w:rPr>
          <w:rStyle w:val="CommentReference"/>
        </w:rPr>
        <w:commentReference w:id="234"/>
      </w:r>
      <w:r w:rsidR="5CBEA233" w:rsidRPr="67142E0A">
        <w:rPr>
          <w:rFonts w:ascii="Times New Roman" w:eastAsia="Times New Roman" w:hAnsi="Times New Roman" w:cs="Times New Roman"/>
        </w:rPr>
        <w:t>determined via all subsets regression. AICc: Akaike’s information criterion adjusted for s</w:t>
      </w:r>
      <w:r w:rsidR="20212E74" w:rsidRPr="67142E0A">
        <w:rPr>
          <w:rFonts w:ascii="Times New Roman" w:eastAsia="Times New Roman" w:hAnsi="Times New Roman" w:cs="Times New Roman"/>
        </w:rPr>
        <w:t xml:space="preserve">mall sample size; </w:t>
      </w:r>
      <w:commentRangeStart w:id="235"/>
      <w:r w:rsidR="20212E74" w:rsidRPr="67142E0A">
        <w:rPr>
          <w:rFonts w:ascii="Times New Roman" w:eastAsia="Times New Roman" w:hAnsi="Times New Roman" w:cs="Times New Roman"/>
        </w:rPr>
        <w:t>W</w:t>
      </w:r>
      <w:r w:rsidR="20212E74" w:rsidRPr="67142E0A">
        <w:rPr>
          <w:rFonts w:ascii="Times New Roman" w:eastAsia="Times New Roman" w:hAnsi="Times New Roman" w:cs="Times New Roman"/>
          <w:vertAlign w:val="subscript"/>
        </w:rPr>
        <w:t>i</w:t>
      </w:r>
      <w:r w:rsidR="20212E74" w:rsidRPr="67142E0A">
        <w:rPr>
          <w:rFonts w:ascii="Times New Roman" w:eastAsia="Times New Roman" w:hAnsi="Times New Roman" w:cs="Times New Roman"/>
        </w:rPr>
        <w:t>: Akaike weight</w:t>
      </w:r>
      <w:commentRangeEnd w:id="235"/>
      <w:r w:rsidR="00F11BA1">
        <w:rPr>
          <w:rStyle w:val="CommentReference"/>
        </w:rPr>
        <w:commentReference w:id="235"/>
      </w:r>
      <w:r w:rsidR="20212E74" w:rsidRPr="67142E0A">
        <w:rPr>
          <w:rFonts w:ascii="Times New Roman" w:eastAsia="Times New Roman" w:hAnsi="Times New Roman" w:cs="Times New Roman"/>
        </w:rPr>
        <w:t>.</w:t>
      </w:r>
      <w:r w:rsidR="411EB044" w:rsidRPr="67142E0A">
        <w:rPr>
          <w:rFonts w:ascii="Times New Roman" w:eastAsia="Times New Roman" w:hAnsi="Times New Roman" w:cs="Times New Roman"/>
        </w:rPr>
        <w:t xml:space="preserve"> The response variables and best-fit models are presented in </w:t>
      </w:r>
      <w:r w:rsidR="411EB044" w:rsidRPr="67142E0A">
        <w:rPr>
          <w:rFonts w:ascii="Times New Roman" w:eastAsia="Times New Roman" w:hAnsi="Times New Roman" w:cs="Times New Roman"/>
          <w:b/>
          <w:bCs/>
        </w:rPr>
        <w:t>bold</w:t>
      </w:r>
      <w:r w:rsidR="411EB044" w:rsidRPr="67142E0A">
        <w:rPr>
          <w:rFonts w:ascii="Times New Roman" w:eastAsia="Times New Roman" w:hAnsi="Times New Roman" w:cs="Times New Roman"/>
        </w:rPr>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loglik</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AICc</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W</w:t>
            </w:r>
            <w:r w:rsidRPr="296A2FDC">
              <w:rPr>
                <w:rFonts w:ascii="Times New Roman" w:eastAsia="Times New Roman" w:hAnsi="Times New Roman" w:cs="Times New Roman"/>
                <w:vertAlign w:val="subscript"/>
              </w:rPr>
              <w:t>i</w:t>
            </w:r>
          </w:p>
        </w:tc>
      </w:tr>
      <w:tr w:rsidR="296A2FDC" w14:paraId="250BAFB0" w14:textId="77777777" w:rsidTr="00321E19">
        <w:trPr>
          <w:trHeight w:val="300"/>
        </w:trPr>
        <w:tc>
          <w:tcPr>
            <w:tcW w:w="2625" w:type="dxa"/>
            <w:vMerge w:val="restart"/>
            <w:tcBorders>
              <w:top w:val="double" w:sz="4" w:space="0" w:color="auto"/>
            </w:tcBorders>
          </w:tcPr>
          <w:p w14:paraId="78B19C06" w14:textId="1F748525" w:rsidR="257A737C" w:rsidRDefault="257A737C" w:rsidP="296A2FDC">
            <w:pPr>
              <w:rPr>
                <w:rFonts w:ascii="Times New Roman" w:eastAsia="Times New Roman" w:hAnsi="Times New Roman" w:cs="Times New Roman"/>
                <w:b/>
                <w:bCs/>
              </w:rPr>
            </w:pPr>
            <w:r w:rsidRPr="296A2FDC">
              <w:rPr>
                <w:rFonts w:ascii="Times New Roman" w:eastAsia="Times New Roman" w:hAnsi="Times New Roman" w:cs="Times New Roman"/>
                <w:b/>
                <w:bCs/>
              </w:rPr>
              <w:t>Food in Stomach (0 or 1)</w:t>
            </w:r>
          </w:p>
        </w:tc>
        <w:tc>
          <w:tcPr>
            <w:tcW w:w="2724" w:type="dxa"/>
            <w:tcBorders>
              <w:top w:val="double" w:sz="4" w:space="0" w:color="auto"/>
            </w:tcBorders>
          </w:tcPr>
          <w:p w14:paraId="32CF860E" w14:textId="63C6C3A5"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w:t>
            </w:r>
          </w:p>
        </w:tc>
        <w:tc>
          <w:tcPr>
            <w:tcW w:w="1337" w:type="dxa"/>
            <w:tcBorders>
              <w:top w:val="double" w:sz="4" w:space="0" w:color="auto"/>
            </w:tcBorders>
          </w:tcPr>
          <w:p w14:paraId="6018C393" w14:textId="5D0A75A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-36.188</w:t>
            </w:r>
          </w:p>
        </w:tc>
        <w:tc>
          <w:tcPr>
            <w:tcW w:w="1337" w:type="dxa"/>
            <w:tcBorders>
              <w:top w:val="double" w:sz="4" w:space="0" w:color="auto"/>
            </w:tcBorders>
          </w:tcPr>
          <w:p w14:paraId="6626BDE4" w14:textId="5B40125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76.5</w:t>
            </w:r>
          </w:p>
        </w:tc>
        <w:tc>
          <w:tcPr>
            <w:tcW w:w="1337" w:type="dxa"/>
            <w:tcBorders>
              <w:top w:val="double" w:sz="4" w:space="0" w:color="auto"/>
            </w:tcBorders>
          </w:tcPr>
          <w:p w14:paraId="5EB790B1" w14:textId="7491EAB8"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0.473</w:t>
            </w:r>
          </w:p>
        </w:tc>
      </w:tr>
      <w:tr w:rsidR="296A2FDC" w14:paraId="2DF022A0" w14:textId="77777777" w:rsidTr="67142E0A">
        <w:trPr>
          <w:trHeight w:val="405"/>
        </w:trPr>
        <w:tc>
          <w:tcPr>
            <w:tcW w:w="2625" w:type="dxa"/>
            <w:vMerge/>
          </w:tcPr>
          <w:p w14:paraId="04C5A9CD" w14:textId="77777777" w:rsidR="00111DA7" w:rsidRDefault="00111DA7"/>
        </w:tc>
        <w:tc>
          <w:tcPr>
            <w:tcW w:w="2724" w:type="dxa"/>
          </w:tcPr>
          <w:p w14:paraId="292B4081" w14:textId="76FF02D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Year</w:t>
            </w:r>
          </w:p>
        </w:tc>
        <w:tc>
          <w:tcPr>
            <w:tcW w:w="1337" w:type="dxa"/>
          </w:tcPr>
          <w:p w14:paraId="659B4288" w14:textId="15C04840"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-35.982</w:t>
            </w:r>
          </w:p>
        </w:tc>
        <w:tc>
          <w:tcPr>
            <w:tcW w:w="1337" w:type="dxa"/>
          </w:tcPr>
          <w:p w14:paraId="0B41AD66" w14:textId="3BD600D2"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78.2</w:t>
            </w:r>
          </w:p>
        </w:tc>
        <w:tc>
          <w:tcPr>
            <w:tcW w:w="1337" w:type="dxa"/>
          </w:tcPr>
          <w:p w14:paraId="6EA84001" w14:textId="45A37884"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0.203</w:t>
            </w:r>
          </w:p>
        </w:tc>
      </w:tr>
      <w:tr w:rsidR="296A2FDC" w14:paraId="3254A475" w14:textId="77777777" w:rsidTr="00686C7B">
        <w:trPr>
          <w:trHeight w:val="300"/>
        </w:trPr>
        <w:tc>
          <w:tcPr>
            <w:tcW w:w="2625" w:type="dxa"/>
            <w:vMerge/>
            <w:tcBorders>
              <w:bottom w:val="single" w:sz="18" w:space="0" w:color="auto"/>
            </w:tcBorders>
          </w:tcPr>
          <w:p w14:paraId="7F057425" w14:textId="77777777" w:rsidR="00111DA7" w:rsidRDefault="00111DA7"/>
        </w:tc>
        <w:tc>
          <w:tcPr>
            <w:tcW w:w="2724" w:type="dxa"/>
            <w:tcBorders>
              <w:bottom w:val="single" w:sz="18" w:space="0" w:color="auto"/>
            </w:tcBorders>
          </w:tcPr>
          <w:p w14:paraId="2CB2A2EB" w14:textId="071FE06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Month</w:t>
            </w:r>
          </w:p>
        </w:tc>
        <w:tc>
          <w:tcPr>
            <w:tcW w:w="1337" w:type="dxa"/>
            <w:tcBorders>
              <w:bottom w:val="single" w:sz="18" w:space="0" w:color="auto"/>
            </w:tcBorders>
          </w:tcPr>
          <w:p w14:paraId="356E7B91" w14:textId="34E98B15"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-35.132</w:t>
            </w:r>
          </w:p>
        </w:tc>
        <w:tc>
          <w:tcPr>
            <w:tcW w:w="1337" w:type="dxa"/>
            <w:tcBorders>
              <w:bottom w:val="single" w:sz="18" w:space="0" w:color="auto"/>
            </w:tcBorders>
          </w:tcPr>
          <w:p w14:paraId="46DB83ED" w14:textId="09B4E6FB"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78.6</w:t>
            </w:r>
          </w:p>
        </w:tc>
        <w:tc>
          <w:tcPr>
            <w:tcW w:w="1337" w:type="dxa"/>
            <w:tcBorders>
              <w:bottom w:val="single" w:sz="18" w:space="0" w:color="auto"/>
            </w:tcBorders>
          </w:tcPr>
          <w:p w14:paraId="02241CE4" w14:textId="78C335C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0.164</w:t>
            </w:r>
          </w:p>
        </w:tc>
      </w:tr>
      <w:tr w:rsidR="296A2FDC" w14:paraId="759A6777" w14:textId="77777777" w:rsidTr="00686C7B">
        <w:trPr>
          <w:trHeight w:val="300"/>
        </w:trPr>
        <w:tc>
          <w:tcPr>
            <w:tcW w:w="2625" w:type="dxa"/>
            <w:vMerge w:val="restart"/>
            <w:tcBorders>
              <w:top w:val="single" w:sz="18" w:space="0" w:color="auto"/>
            </w:tcBorders>
          </w:tcPr>
          <w:p w14:paraId="657BC5FE" w14:textId="2F33967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Relative Consumption</w:t>
            </w:r>
          </w:p>
        </w:tc>
        <w:tc>
          <w:tcPr>
            <w:tcW w:w="2724" w:type="dxa"/>
            <w:tcBorders>
              <w:top w:val="single" w:sz="18" w:space="0" w:color="auto"/>
            </w:tcBorders>
          </w:tcPr>
          <w:p w14:paraId="7E5A9A16" w14:textId="4497387D"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 + Year</w:t>
            </w:r>
          </w:p>
        </w:tc>
        <w:tc>
          <w:tcPr>
            <w:tcW w:w="1337" w:type="dxa"/>
            <w:tcBorders>
              <w:top w:val="single" w:sz="18" w:space="0" w:color="auto"/>
            </w:tcBorders>
          </w:tcPr>
          <w:p w14:paraId="678C1A10" w14:textId="1911541F"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-222.535</w:t>
            </w:r>
          </w:p>
        </w:tc>
        <w:tc>
          <w:tcPr>
            <w:tcW w:w="1337" w:type="dxa"/>
            <w:tcBorders>
              <w:top w:val="single" w:sz="18" w:space="0" w:color="auto"/>
            </w:tcBorders>
          </w:tcPr>
          <w:p w14:paraId="51A7DB5F" w14:textId="2678AE20"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453.4</w:t>
            </w:r>
          </w:p>
        </w:tc>
        <w:tc>
          <w:tcPr>
            <w:tcW w:w="1337" w:type="dxa"/>
            <w:tcBorders>
              <w:top w:val="single" w:sz="18" w:space="0" w:color="auto"/>
            </w:tcBorders>
          </w:tcPr>
          <w:p w14:paraId="243335B0" w14:textId="0A83B31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0.582</w:t>
            </w:r>
          </w:p>
        </w:tc>
      </w:tr>
      <w:tr w:rsidR="296A2FDC" w14:paraId="72F80A68" w14:textId="77777777" w:rsidTr="67142E0A">
        <w:trPr>
          <w:trHeight w:val="300"/>
        </w:trPr>
        <w:tc>
          <w:tcPr>
            <w:tcW w:w="2625" w:type="dxa"/>
            <w:vMerge/>
          </w:tcPr>
          <w:p w14:paraId="63152028" w14:textId="77777777" w:rsidR="00111DA7" w:rsidRDefault="00111DA7"/>
        </w:tc>
        <w:tc>
          <w:tcPr>
            <w:tcW w:w="2724" w:type="dxa"/>
          </w:tcPr>
          <w:p w14:paraId="47D8C911" w14:textId="63517CF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w:t>
            </w:r>
          </w:p>
        </w:tc>
        <w:tc>
          <w:tcPr>
            <w:tcW w:w="1337" w:type="dxa"/>
          </w:tcPr>
          <w:p w14:paraId="399552E5" w14:textId="42924F3A"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-224.346</w:t>
            </w:r>
          </w:p>
        </w:tc>
        <w:tc>
          <w:tcPr>
            <w:tcW w:w="1337" w:type="dxa"/>
          </w:tcPr>
          <w:p w14:paraId="0793147C" w14:textId="2349D161"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454.9</w:t>
            </w:r>
          </w:p>
        </w:tc>
        <w:tc>
          <w:tcPr>
            <w:tcW w:w="1337" w:type="dxa"/>
          </w:tcPr>
          <w:p w14:paraId="3E7C9488" w14:textId="43861923"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0.279</w:t>
            </w:r>
          </w:p>
        </w:tc>
      </w:tr>
    </w:tbl>
    <w:p w14:paraId="6404663B" w14:textId="77777777" w:rsidR="00321E19" w:rsidRDefault="00321E19">
      <w:pPr>
        <w:rPr>
          <w:rFonts w:ascii="Times New Roman" w:eastAsia="Times New Roman" w:hAnsi="Times New Roman" w:cs="Times New Roman"/>
          <w:b/>
          <w:bCs/>
        </w:rPr>
      </w:pPr>
      <w:r>
        <w:br w:type="page"/>
      </w:r>
    </w:p>
    <w:p w14:paraId="30120684" w14:textId="13D81759" w:rsidR="00FF447B" w:rsidRPr="00E74FBC" w:rsidRDefault="00F64388" w:rsidP="007A33B3">
      <w:pPr>
        <w:pStyle w:val="Heading1"/>
        <w:spacing w:after="0"/>
      </w:pPr>
      <w:r w:rsidRPr="00E74FBC">
        <w:lastRenderedPageBreak/>
        <w:t xml:space="preserve">Figure </w:t>
      </w:r>
      <w:r w:rsidR="00E3280D" w:rsidRPr="00E74FBC">
        <w:t>Legends</w:t>
      </w:r>
    </w:p>
    <w:p w14:paraId="1DC17179" w14:textId="1BAF6F82"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1.</w:t>
      </w:r>
      <w:r w:rsidRPr="00E74FBC">
        <w:rPr>
          <w:rFonts w:ascii="Times New Roman" w:eastAsia="Times New Roman" w:hAnsi="Times New Roman" w:cs="Times New Roman"/>
        </w:rPr>
        <w:t xml:space="preserve"> Frequency of Occurrence for diet categories for both Arctic char (blue) and </w:t>
      </w:r>
      <w:commentRangeStart w:id="236"/>
      <w:r w:rsidRPr="00E74FBC">
        <w:rPr>
          <w:rFonts w:ascii="Times New Roman" w:eastAsia="Times New Roman" w:hAnsi="Times New Roman" w:cs="Times New Roman"/>
        </w:rPr>
        <w:t xml:space="preserve">Sculpin </w:t>
      </w:r>
      <w:commentRangeEnd w:id="236"/>
      <w:r w:rsidR="00F11BA1">
        <w:rPr>
          <w:rStyle w:val="CommentReference"/>
        </w:rPr>
        <w:commentReference w:id="236"/>
      </w:r>
      <w:r w:rsidRPr="00E74FBC">
        <w:rPr>
          <w:rFonts w:ascii="Times New Roman" w:eastAsia="Times New Roman" w:hAnsi="Times New Roman" w:cs="Times New Roman"/>
        </w:rPr>
        <w:t xml:space="preserve">(yellow). Silhouettes </w:t>
      </w:r>
      <w:r w:rsidR="00AF6981" w:rsidRPr="00E74FBC">
        <w:rPr>
          <w:rFonts w:ascii="Times New Roman" w:eastAsia="Times New Roman" w:hAnsi="Times New Roman" w:cs="Times New Roman"/>
        </w:rPr>
        <w:t>indicate the general appearance</w:t>
      </w:r>
      <w:r w:rsidRPr="00E74FBC">
        <w:rPr>
          <w:rFonts w:ascii="Times New Roman" w:eastAsia="Times New Roman" w:hAnsi="Times New Roman" w:cs="Times New Roman"/>
        </w:rPr>
        <w:t xml:space="preserve"> of the diet item</w:t>
      </w:r>
      <w:ins w:id="237" w:author="Nathan Furey" w:date="2023-07-19T22:59:00Z">
        <w:r w:rsidR="00F11BA1">
          <w:rPr>
            <w:rFonts w:ascii="Times New Roman" w:eastAsia="Times New Roman" w:hAnsi="Times New Roman" w:cs="Times New Roman"/>
          </w:rPr>
          <w:t>;</w:t>
        </w:r>
      </w:ins>
      <w:del w:id="238" w:author="Nathan Furey" w:date="2023-07-19T22:59:00Z">
        <w:r w:rsidRPr="00E74FBC" w:rsidDel="00F11BA1">
          <w:rPr>
            <w:rFonts w:ascii="Times New Roman" w:eastAsia="Times New Roman" w:hAnsi="Times New Roman" w:cs="Times New Roman"/>
          </w:rPr>
          <w:delText>,</w:delText>
        </w:r>
      </w:del>
      <w:r w:rsidRPr="00E74FBC">
        <w:rPr>
          <w:rFonts w:ascii="Times New Roman" w:eastAsia="Times New Roman" w:hAnsi="Times New Roman" w:cs="Times New Roman"/>
        </w:rPr>
        <w:t xml:space="preserve"> note that all amphipod categories are covered under the same silhouette</w:t>
      </w:r>
      <w:r w:rsidR="00AF6981" w:rsidRPr="00E74FBC">
        <w:rPr>
          <w:rFonts w:ascii="Times New Roman" w:eastAsia="Times New Roman" w:hAnsi="Times New Roman" w:cs="Times New Roman"/>
        </w:rPr>
        <w:t xml:space="preserve"> despite differences in </w:t>
      </w:r>
      <w:r w:rsidR="002D7D8E" w:rsidRPr="00E74FBC">
        <w:rPr>
          <w:rFonts w:ascii="Times New Roman" w:eastAsia="Times New Roman" w:hAnsi="Times New Roman" w:cs="Times New Roman"/>
        </w:rPr>
        <w:t>genera</w:t>
      </w:r>
      <w:r w:rsidRPr="00E74FBC">
        <w:rPr>
          <w:rFonts w:ascii="Times New Roman" w:eastAsia="Times New Roman" w:hAnsi="Times New Roman" w:cs="Times New Roman"/>
        </w:rPr>
        <w:t>. Dotted vertical lines separate rough groupings of diet items (from left to right): Fish, Amphipod</w:t>
      </w:r>
      <w:r w:rsidR="00FF2903" w:rsidRPr="00E74FBC">
        <w:rPr>
          <w:rFonts w:ascii="Times New Roman" w:eastAsia="Times New Roman" w:hAnsi="Times New Roman" w:cs="Times New Roman"/>
        </w:rPr>
        <w:t>s</w:t>
      </w:r>
      <w:r w:rsidRPr="00E74FBC">
        <w:rPr>
          <w:rFonts w:ascii="Times New Roman" w:eastAsia="Times New Roman" w:hAnsi="Times New Roman" w:cs="Times New Roman"/>
        </w:rPr>
        <w:t xml:space="preserve">, Zooplankton/Invertebrates, Miscellaneous. </w:t>
      </w:r>
    </w:p>
    <w:p w14:paraId="164F5E80"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2.</w:t>
      </w:r>
      <w:r w:rsidRPr="00E74FBC">
        <w:rPr>
          <w:rFonts w:ascii="Times New Roman" w:eastAsia="Times New Roman" w:hAnsi="Times New Roman" w:cs="Times New Roman"/>
        </w:rPr>
        <w:t xml:space="preserve"> Non-metric multidimensional scaling (NMDS)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3.</w:t>
      </w:r>
      <w:r w:rsidRPr="00E74FBC">
        <w:rPr>
          <w:rFonts w:ascii="Times New Roman" w:eastAsia="Times New Roman" w:hAnsi="Times New Roman" w:cs="Times New Roman"/>
        </w:rPr>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E74FBC" w:rsidRDefault="002558C2" w:rsidP="00861BAA">
      <w:pPr>
        <w:spacing w:after="0" w:line="480" w:lineRule="auto"/>
        <w:rPr>
          <w:rFonts w:ascii="Times New Roman" w:eastAsia="Times New Roman" w:hAnsi="Times New Roman" w:cs="Times New Roman"/>
        </w:rPr>
      </w:pPr>
      <w:commentRangeStart w:id="239"/>
      <w:r w:rsidRPr="00E74FBC">
        <w:rPr>
          <w:rStyle w:val="TitleChar"/>
        </w:rPr>
        <w:t>Figure 4.</w:t>
      </w:r>
      <w:commentRangeEnd w:id="239"/>
      <w:r w:rsidRPr="00E74FBC">
        <w:rPr>
          <w:rStyle w:val="TitleChar"/>
        </w:rPr>
        <w:commentReference w:id="239"/>
      </w:r>
      <w:r w:rsidRPr="00E74FBC">
        <w:rPr>
          <w:rFonts w:ascii="Times New Roman" w:eastAsia="Times New Roman" w:hAnsi="Times New Roman" w:cs="Times New Roman"/>
        </w:rPr>
        <w:t xml:space="preserve"> Yearly prey accumulation curves for Arctic char and sculpin. The dashed line indicates a cumulative curve without discriminating between years. Circles mark random samples along the curve.</w:t>
      </w:r>
    </w:p>
    <w:p w14:paraId="1A8A1367" w14:textId="53388341" w:rsidR="002558C2" w:rsidRPr="00E74FBC" w:rsidRDefault="003C106B" w:rsidP="00861BAA">
      <w:pPr>
        <w:spacing w:line="480" w:lineRule="auto"/>
        <w:rPr>
          <w:rFonts w:ascii="Times New Roman" w:hAnsi="Times New Roman" w:cs="Times New Roman"/>
        </w:rPr>
      </w:pPr>
      <w:r w:rsidRPr="00E74FBC">
        <w:rPr>
          <w:rStyle w:val="TitleChar"/>
        </w:rPr>
        <w:t>Figure 5.</w:t>
      </w:r>
      <w:r w:rsidRPr="00E74FBC">
        <w:rPr>
          <w:rFonts w:ascii="Times New Roman" w:hAnsi="Times New Roman" w:cs="Times New Roman"/>
        </w:rPr>
        <w:t xml:space="preserve"> </w:t>
      </w:r>
      <w:r w:rsidR="00FE70BA">
        <w:rPr>
          <w:rFonts w:ascii="Times New Roman" w:hAnsi="Times New Roman" w:cs="Times New Roman"/>
        </w:rPr>
        <w:t>Distance (a) between centroids</w:t>
      </w:r>
      <w:r w:rsidR="00667E05">
        <w:rPr>
          <w:rFonts w:ascii="Times New Roman" w:hAnsi="Times New Roman" w:cs="Times New Roman"/>
        </w:rPr>
        <w:t xml:space="preserve"> of different groups</w:t>
      </w:r>
      <w:r w:rsidR="00FE70BA">
        <w:rPr>
          <w:rFonts w:ascii="Times New Roman" w:hAnsi="Times New Roman" w:cs="Times New Roman"/>
        </w:rPr>
        <w:t xml:space="preserve"> </w:t>
      </w:r>
      <w:r w:rsidR="00E63D74">
        <w:rPr>
          <w:rFonts w:ascii="Times New Roman" w:hAnsi="Times New Roman" w:cs="Times New Roman"/>
        </w:rPr>
        <w:t>and (b) between individuals</w:t>
      </w:r>
      <w:r w:rsidR="00667E05">
        <w:rPr>
          <w:rFonts w:ascii="Times New Roman" w:hAnsi="Times New Roman" w:cs="Times New Roman"/>
        </w:rPr>
        <w:t xml:space="preserve"> to the centroid</w:t>
      </w:r>
      <w:r w:rsidR="00E63D74">
        <w:rPr>
          <w:rFonts w:ascii="Times New Roman" w:hAnsi="Times New Roman" w:cs="Times New Roman"/>
        </w:rPr>
        <w:t xml:space="preserve"> within a group</w:t>
      </w:r>
      <w:r w:rsidR="00667E05">
        <w:rPr>
          <w:rFonts w:ascii="Times New Roman" w:hAnsi="Times New Roman" w:cs="Times New Roman"/>
        </w:rPr>
        <w:t>. Groups are</w:t>
      </w:r>
      <w:r w:rsidR="006A6CEC" w:rsidRPr="00E74FBC">
        <w:rPr>
          <w:rFonts w:ascii="Times New Roman" w:hAnsi="Times New Roman" w:cs="Times New Roman"/>
        </w:rPr>
        <w:t xml:space="preserve"> a combination of predator taxa </w:t>
      </w:r>
      <w:r w:rsidR="00667E05">
        <w:rPr>
          <w:rFonts w:ascii="Times New Roman" w:hAnsi="Times New Roman" w:cs="Times New Roman"/>
        </w:rPr>
        <w:t xml:space="preserve">(Arctic char and Sculpins) </w:t>
      </w:r>
      <w:r w:rsidR="006A6CEC" w:rsidRPr="00E74FBC">
        <w:rPr>
          <w:rFonts w:ascii="Times New Roman" w:hAnsi="Times New Roman" w:cs="Times New Roman"/>
        </w:rPr>
        <w:t>and year</w:t>
      </w:r>
      <w:r w:rsidR="00667E05">
        <w:rPr>
          <w:rFonts w:ascii="Times New Roman" w:hAnsi="Times New Roman" w:cs="Times New Roman"/>
        </w:rPr>
        <w:t xml:space="preserve"> (2017, 2018, and 2019)</w:t>
      </w:r>
      <w:r w:rsidR="006A6CEC" w:rsidRPr="00E74FBC">
        <w:rPr>
          <w:rFonts w:ascii="Times New Roman" w:hAnsi="Times New Roman" w:cs="Times New Roman"/>
        </w:rPr>
        <w:t xml:space="preserve">. </w:t>
      </w:r>
      <w:r w:rsidR="00703BF0">
        <w:rPr>
          <w:rFonts w:ascii="Times New Roman" w:hAnsi="Times New Roman" w:cs="Times New Roman"/>
        </w:rPr>
        <w:t>In (a), c</w:t>
      </w:r>
      <w:r w:rsidR="00A83131" w:rsidRPr="00E74FBC">
        <w:rPr>
          <w:rFonts w:ascii="Times New Roman" w:hAnsi="Times New Roman" w:cs="Times New Roman"/>
        </w:rPr>
        <w:t xml:space="preserve">ells include both the distance value and are color coded according to that </w:t>
      </w:r>
      <w:r w:rsidR="002E6EF2" w:rsidRPr="00E74FBC">
        <w:rPr>
          <w:rFonts w:ascii="Times New Roman" w:hAnsi="Times New Roman" w:cs="Times New Roman"/>
        </w:rPr>
        <w:t xml:space="preserve">value. Fully black cells are those between the same groups and represent a distance of 0. </w:t>
      </w:r>
      <w:r w:rsidR="00AC39F6" w:rsidRPr="00E74FBC">
        <w:rPr>
          <w:rFonts w:ascii="Times New Roman" w:hAnsi="Times New Roman" w:cs="Times New Roman"/>
        </w:rPr>
        <w:t xml:space="preserve">Black outlines </w:t>
      </w:r>
      <w:r w:rsidR="00242681">
        <w:rPr>
          <w:rFonts w:ascii="Times New Roman" w:hAnsi="Times New Roman" w:cs="Times New Roman"/>
        </w:rPr>
        <w:t>highlight</w:t>
      </w:r>
      <w:r w:rsidR="00AC39F6" w:rsidRPr="00E74FBC">
        <w:rPr>
          <w:rFonts w:ascii="Times New Roman" w:hAnsi="Times New Roman" w:cs="Times New Roman"/>
        </w:rPr>
        <w:t xml:space="preserve"> cells which </w:t>
      </w:r>
      <w:r w:rsidR="009364B8" w:rsidRPr="00E74FBC">
        <w:rPr>
          <w:rFonts w:ascii="Times New Roman" w:hAnsi="Times New Roman" w:cs="Times New Roman"/>
        </w:rPr>
        <w:t>are between the same predator taxa across years</w:t>
      </w:r>
      <w:r w:rsidR="00861BAA" w:rsidRPr="00E74FBC">
        <w:rPr>
          <w:rFonts w:ascii="Times New Roman" w:hAnsi="Times New Roman" w:cs="Times New Roman"/>
        </w:rPr>
        <w:t xml:space="preserve">, red outlines </w:t>
      </w:r>
      <w:r w:rsidR="00242681">
        <w:rPr>
          <w:rFonts w:ascii="Times New Roman" w:hAnsi="Times New Roman" w:cs="Times New Roman"/>
        </w:rPr>
        <w:t>highlight</w:t>
      </w:r>
      <w:r w:rsidR="00861BAA" w:rsidRPr="00E74FBC">
        <w:rPr>
          <w:rFonts w:ascii="Times New Roman" w:hAnsi="Times New Roman" w:cs="Times New Roman"/>
        </w:rPr>
        <w:t xml:space="preserve"> cells comparing predator taxa within the same year.</w:t>
      </w:r>
      <w:r w:rsidR="002558C2" w:rsidRPr="00E74FBC">
        <w:rPr>
          <w:rFonts w:ascii="Times New Roman" w:hAnsi="Times New Roman" w:cs="Times New Roman"/>
        </w:rPr>
        <w:br w:type="page"/>
      </w:r>
    </w:p>
    <w:p w14:paraId="17EF6A97" w14:textId="31AFBEAD" w:rsidR="002558C2" w:rsidRPr="00E74FBC" w:rsidRDefault="002558C2" w:rsidP="007A33B3">
      <w:pPr>
        <w:pStyle w:val="Heading1"/>
        <w:spacing w:after="0"/>
      </w:pPr>
      <w:r w:rsidRPr="00E74FBC">
        <w:lastRenderedPageBreak/>
        <w:t>Figures</w:t>
      </w:r>
    </w:p>
    <w:p w14:paraId="745862BF" w14:textId="2F4C29E1" w:rsidR="002558C2" w:rsidRPr="00E74FBC" w:rsidRDefault="002558C2" w:rsidP="007A33B3">
      <w:pPr>
        <w:pStyle w:val="Title"/>
        <w:spacing w:after="0"/>
      </w:pPr>
      <w:r w:rsidRPr="00E74FBC">
        <w:t>Figure 1</w:t>
      </w:r>
      <w:commentRangeStart w:id="240"/>
      <w:r w:rsidR="00916215" w:rsidRPr="00E74FBC">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commentRangeEnd w:id="240"/>
      <w:r w:rsidR="00F11BA1">
        <w:rPr>
          <w:rStyle w:val="CommentReference"/>
          <w:rFonts w:asciiTheme="minorHAnsi" w:hAnsiTheme="minorHAnsi" w:cstheme="minorBidi"/>
          <w:b w:val="0"/>
          <w:bCs w:val="0"/>
        </w:rPr>
        <w:commentReference w:id="240"/>
      </w:r>
      <w:r w:rsidR="00952849" w:rsidRPr="00E74FBC">
        <w:t xml:space="preserve"> </w:t>
      </w:r>
      <w:r w:rsidRPr="00E74FBC">
        <w:rPr>
          <w:rFonts w:eastAsia="Times New Roman"/>
        </w:rPr>
        <w:br w:type="page"/>
      </w:r>
    </w:p>
    <w:p w14:paraId="7C6D47DA" w14:textId="73D959D6" w:rsidR="002558C2" w:rsidRPr="00E74FBC" w:rsidRDefault="002558C2" w:rsidP="007A33B3">
      <w:pPr>
        <w:pStyle w:val="Title"/>
        <w:spacing w:after="0"/>
        <w:rPr>
          <w:rFonts w:eastAsia="Times New Roman"/>
        </w:rPr>
      </w:pPr>
      <w:r w:rsidRPr="00E74FBC">
        <w:rPr>
          <w:rFonts w:eastAsia="Times New Roman"/>
        </w:rPr>
        <w:lastRenderedPageBreak/>
        <w:t>Figure 2</w:t>
      </w:r>
    </w:p>
    <w:p w14:paraId="2B2D769C" w14:textId="192B3813" w:rsidR="25FBD7F8" w:rsidRPr="00E74FBC" w:rsidRDefault="0BDA8695" w:rsidP="007A33B3">
      <w:pPr>
        <w:pStyle w:val="Title"/>
        <w:spacing w:after="0"/>
        <w:rPr>
          <w:rFonts w:eastAsia="Times New Roman"/>
        </w:rPr>
      </w:pPr>
      <w:r>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E74FBC" w:rsidRDefault="002558C2" w:rsidP="007A33B3">
      <w:pPr>
        <w:pStyle w:val="Title"/>
        <w:spacing w:after="0"/>
        <w:rPr>
          <w:rFonts w:eastAsia="Times New Roman"/>
        </w:rPr>
      </w:pPr>
      <w:r w:rsidRPr="00E74FBC">
        <w:rPr>
          <w:rFonts w:eastAsia="Times New Roman"/>
        </w:rPr>
        <w:lastRenderedPageBreak/>
        <w:t>Figure 3</w:t>
      </w:r>
    </w:p>
    <w:p w14:paraId="4B34CAB2" w14:textId="1B44984C" w:rsidR="006502A5" w:rsidRPr="006502A5" w:rsidRDefault="22F7D9F3" w:rsidP="006502A5">
      <w:pPr>
        <w:pStyle w:val="Title"/>
        <w:spacing w:after="0"/>
        <w:rPr>
          <w:rFonts w:eastAsia="Times New Roman"/>
        </w:rPr>
      </w:pPr>
      <w:r>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Pr>
          <w:rFonts w:eastAsia="Times New Roman"/>
        </w:rPr>
        <w:br w:type="page"/>
      </w:r>
    </w:p>
    <w:p w14:paraId="4B383FCB" w14:textId="1ADA7E87" w:rsidR="002558C2" w:rsidRPr="00E74FBC" w:rsidRDefault="002558C2" w:rsidP="007A33B3">
      <w:pPr>
        <w:pStyle w:val="Title"/>
        <w:spacing w:after="0"/>
        <w:rPr>
          <w:rFonts w:eastAsia="Times New Roman"/>
        </w:rPr>
      </w:pPr>
      <w:r w:rsidRPr="00E74FBC">
        <w:rPr>
          <w:rFonts w:eastAsia="Times New Roman"/>
        </w:rPr>
        <w:lastRenderedPageBreak/>
        <w:t>Figure 4</w:t>
      </w:r>
    </w:p>
    <w:p w14:paraId="05921F41" w14:textId="03149903" w:rsidR="003C106B" w:rsidRPr="006502A5" w:rsidRDefault="5B63DDBC" w:rsidP="006502A5">
      <w:pPr>
        <w:pStyle w:val="Title"/>
        <w:spacing w:after="0"/>
      </w:pPr>
      <w:r w:rsidRPr="00E74FBC">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E74FBC">
        <w:br w:type="page"/>
      </w:r>
    </w:p>
    <w:p w14:paraId="6DABDEBD" w14:textId="77777777" w:rsidR="003C106B" w:rsidRDefault="003C106B" w:rsidP="003C106B">
      <w:pPr>
        <w:pStyle w:val="Title"/>
      </w:pPr>
      <w:r w:rsidRPr="00E74FBC">
        <w:lastRenderedPageBreak/>
        <w:t>Figure 5</w:t>
      </w:r>
    </w:p>
    <w:p w14:paraId="53CC8F74" w14:textId="2DB2D7DD" w:rsidR="0010261B" w:rsidRPr="0010261B" w:rsidRDefault="0010261B" w:rsidP="0010261B">
      <w:r>
        <w:t>a</w:t>
      </w:r>
    </w:p>
    <w:p w14:paraId="21EA99E4" w14:textId="77777777" w:rsidR="0010261B" w:rsidRDefault="00861BAA" w:rsidP="003C106B">
      <w:pPr>
        <w:pStyle w:val="Title"/>
      </w:pPr>
      <w:commentRangeStart w:id="241"/>
      <w:r w:rsidRPr="00E74FBC">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commentRangeEnd w:id="241"/>
      <w:r w:rsidR="00E70B0B">
        <w:rPr>
          <w:rStyle w:val="CommentReference"/>
          <w:rFonts w:asciiTheme="minorHAnsi" w:hAnsiTheme="minorHAnsi" w:cstheme="minorBidi"/>
          <w:b w:val="0"/>
          <w:bCs w:val="0"/>
        </w:rPr>
        <w:commentReference w:id="241"/>
      </w:r>
    </w:p>
    <w:p w14:paraId="4DCD192E" w14:textId="77777777" w:rsidR="0010261B" w:rsidRDefault="0010261B" w:rsidP="003C106B">
      <w:pPr>
        <w:pStyle w:val="Title"/>
        <w:rPr>
          <w:b w:val="0"/>
          <w:bCs w:val="0"/>
        </w:rPr>
      </w:pPr>
      <w:r>
        <w:rPr>
          <w:b w:val="0"/>
          <w:bCs w:val="0"/>
        </w:rPr>
        <w:t>b</w:t>
      </w:r>
    </w:p>
    <w:p w14:paraId="13E84670" w14:textId="27DE8C52" w:rsidR="002558C2" w:rsidRPr="00E74FBC" w:rsidRDefault="00FE70BA" w:rsidP="003C106B">
      <w:pPr>
        <w:pStyle w:val="Title"/>
        <w:rPr>
          <w:rFonts w:eastAsia="Times New Roman"/>
        </w:rPr>
      </w:pPr>
      <w:r>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r w:rsidR="002558C2" w:rsidRPr="00E74FBC">
        <w:br w:type="page"/>
      </w:r>
    </w:p>
    <w:p w14:paraId="7CBC2702" w14:textId="2C347D16" w:rsidR="0E5EE1D7" w:rsidRPr="00E74FBC" w:rsidRDefault="4FBEDEF2" w:rsidP="007A33B3">
      <w:pPr>
        <w:pStyle w:val="Heading1"/>
        <w:spacing w:after="0"/>
      </w:pPr>
      <w:r w:rsidRPr="00E74FBC">
        <w:lastRenderedPageBreak/>
        <w:t>References</w:t>
      </w:r>
    </w:p>
    <w:p w14:paraId="68D3BEDB" w14:textId="77777777" w:rsidR="00F3440E" w:rsidRDefault="00727C28" w:rsidP="00F3440E">
      <w:pPr>
        <w:pStyle w:val="Bibliography"/>
      </w:pPr>
      <w:r>
        <w:rPr>
          <w:rFonts w:eastAsia="Times New Roman"/>
        </w:rPr>
        <w:fldChar w:fldCharType="begin"/>
      </w:r>
      <w:r w:rsidR="00F3440E">
        <w:rPr>
          <w:rFonts w:eastAsia="Times New Roman"/>
        </w:rPr>
        <w:instrText xml:space="preserve"> ADDIN ZOTERO_BIBL {"uncited":[],"omitted":[],"custom":[]} CSL_BIBLIOGRAPHY </w:instrText>
      </w:r>
      <w:r>
        <w:rPr>
          <w:rFonts w:eastAsia="Times New Roman"/>
        </w:rPr>
        <w:fldChar w:fldCharType="separate"/>
      </w:r>
      <w:r w:rsidR="00F3440E">
        <w:t xml:space="preserve">AMAP. 2017. Snow, Water, Ice and Permafrost in the Arctic (SWIPA) 2017. </w:t>
      </w:r>
      <w:r w:rsidR="00F3440E">
        <w:rPr>
          <w:i/>
          <w:iCs/>
        </w:rPr>
        <w:t>In</w:t>
      </w:r>
      <w:r w:rsidR="00F3440E">
        <w:t xml:space="preserve"> Arctic Monitoring and Assessment Programme (AMAP). Oslo, Norway. doi:10.1029/2002WR001512.</w:t>
      </w:r>
    </w:p>
    <w:p w14:paraId="1E4DD1C5" w14:textId="77777777" w:rsidR="00F3440E" w:rsidRDefault="00F3440E" w:rsidP="00F3440E">
      <w:pPr>
        <w:pStyle w:val="Bibliography"/>
      </w:pPr>
      <w:r>
        <w:t xml:space="preserve">Amundsen, P.A., Gabler, H.M., and Staldvik, F.J. 1996. A new approach to graphical analysis of feeding strategy from stomach contents data—modification of the Costello (1990) method. J. Fish Biol. </w:t>
      </w:r>
      <w:r>
        <w:rPr>
          <w:b/>
          <w:bCs/>
        </w:rPr>
        <w:t>48</w:t>
      </w:r>
      <w:r>
        <w:t>(4): 607–614. doi:10.1006/jfbi.1996.0060.</w:t>
      </w:r>
    </w:p>
    <w:p w14:paraId="2A752FDC" w14:textId="77777777" w:rsidR="00F3440E" w:rsidRDefault="00F3440E" w:rsidP="00F3440E">
      <w:pPr>
        <w:pStyle w:val="Bibliography"/>
      </w:pPr>
      <w:r>
        <w:t>Amundsen, P.A., and Sánchez-Hernández, J. 2019. Feeding studies take guts – critical review and recommendations of methods for stomach contents analysis in fish. J. Fish Biol. (95): 1364–1373. doi:10.1111/jfb.14151.</w:t>
      </w:r>
    </w:p>
    <w:p w14:paraId="6CB9D4B9" w14:textId="77777777" w:rsidR="00F3440E" w:rsidRDefault="00F3440E" w:rsidP="00F3440E">
      <w:pPr>
        <w:pStyle w:val="Bibliography"/>
      </w:pPr>
      <w:r>
        <w:t xml:space="preserve">Armstrong, J.B., and Bond, M.H. 2013. Phenotype flexibility in wild fish: Dolly Varden regulate assimilative capacity to capitalize on annual pulsed subsidies. J. Anim. Ecol. </w:t>
      </w:r>
      <w:r>
        <w:rPr>
          <w:b/>
          <w:bCs/>
        </w:rPr>
        <w:t>82</w:t>
      </w:r>
      <w:r>
        <w:t>(5): 966–975. doi:10.1111/1365-2656.12066.</w:t>
      </w:r>
    </w:p>
    <w:p w14:paraId="3022BA30" w14:textId="77777777" w:rsidR="00F3440E" w:rsidRDefault="00F3440E" w:rsidP="00F3440E">
      <w:pPr>
        <w:pStyle w:val="Bibliography"/>
      </w:pPr>
      <w:r>
        <w:t xml:space="preserve">Armstrong, J.B., and Schindler, D.E. 2011. Excess digestive capacity in predators reflects a life of feast and famine. Nature </w:t>
      </w:r>
      <w:r>
        <w:rPr>
          <w:b/>
          <w:bCs/>
        </w:rPr>
        <w:t>476</w:t>
      </w:r>
      <w:r>
        <w:t>: 84–88. doi:10.1038/nature10240.</w:t>
      </w:r>
    </w:p>
    <w:p w14:paraId="3F4D9C61" w14:textId="77777777" w:rsidR="00F3440E" w:rsidRDefault="00F3440E" w:rsidP="00F3440E">
      <w:pPr>
        <w:pStyle w:val="Bibliography"/>
      </w:pPr>
      <w:r>
        <w:t xml:space="preserve">Armstrong, J.B., Schindler, D.E., Ruff, C.P., Brooks, G.T., Bentley, K.E., and Torgersen, C.E. 2013. Diel horizontal migration in streams: Juvenile fish exploit spatial heterogeneity in thermal and trophic resources. Ecology </w:t>
      </w:r>
      <w:r>
        <w:rPr>
          <w:b/>
          <w:bCs/>
        </w:rPr>
        <w:t>94</w:t>
      </w:r>
      <w:r>
        <w:t>(9): 2066–2075. doi:10.1890/12-1200.1.</w:t>
      </w:r>
    </w:p>
    <w:p w14:paraId="1F750005" w14:textId="77777777" w:rsidR="00F3440E" w:rsidRDefault="00F3440E" w:rsidP="00F3440E">
      <w:pPr>
        <w:pStyle w:val="Bibliography"/>
      </w:pPr>
      <w:r>
        <w:t xml:space="preserve">Arrington, D.A., Winemiller, K.O., Loftus, W.F., and Akin, S. 2002. How Often Do Fishes “Run on Empty”? Ecology </w:t>
      </w:r>
      <w:r>
        <w:rPr>
          <w:b/>
          <w:bCs/>
        </w:rPr>
        <w:t>83</w:t>
      </w:r>
      <w:r>
        <w:t>(8): 2145–2151. Ecological Society of America. doi:10.2307/3072046.</w:t>
      </w:r>
    </w:p>
    <w:p w14:paraId="668E7DEE" w14:textId="77777777" w:rsidR="00F3440E" w:rsidRDefault="00F3440E" w:rsidP="00F3440E">
      <w:pPr>
        <w:pStyle w:val="Bibliography"/>
      </w:pPr>
      <w:r>
        <w:t xml:space="preserve">Balakirev, E.S., Kravchenko, A.Yu., and Semenchenko, A.A. 2020. Genetic Evidence for a Mixed Composition of the Genus Myoxocephalus (Cottoidei: Cottidae) Necessitates Generic Realignment. Genes </w:t>
      </w:r>
      <w:r>
        <w:rPr>
          <w:b/>
          <w:bCs/>
        </w:rPr>
        <w:t>11</w:t>
      </w:r>
      <w:r>
        <w:t>(9): 1071–1085.</w:t>
      </w:r>
    </w:p>
    <w:p w14:paraId="0382038F" w14:textId="77777777" w:rsidR="00F3440E" w:rsidRDefault="00F3440E" w:rsidP="00F3440E">
      <w:pPr>
        <w:pStyle w:val="Bibliography"/>
      </w:pPr>
      <w:r>
        <w:t>Bartoń, K. 2020. MuMIn: Multi-Model Inference. Available from https://cran.r-project.org/web/packages/MuMIn/MuMIn.pdf.</w:t>
      </w:r>
    </w:p>
    <w:p w14:paraId="2DCF2E3C" w14:textId="77777777" w:rsidR="00F3440E" w:rsidRDefault="00F3440E" w:rsidP="00F3440E">
      <w:pPr>
        <w:pStyle w:val="Bibliography"/>
      </w:pPr>
      <w:r>
        <w:t xml:space="preserve">Barton, M.B., Vollenweider, J.J., Heintz, R.A., Norcross, B.L., and Boswell, K.M. 2020. Spatiotemporal variation of environmental conditions and prey availability that drive Arctic nearshore fish community structure in the Point Barrow, Alaska, region. Can. J. Fish. Aquat. Sci. </w:t>
      </w:r>
      <w:r>
        <w:rPr>
          <w:b/>
          <w:bCs/>
        </w:rPr>
        <w:t>77</w:t>
      </w:r>
      <w:r>
        <w:t>: 1612–1624. doi:dx.doi.org/10.1139/cjfas-2019-0068.</w:t>
      </w:r>
    </w:p>
    <w:p w14:paraId="002D90DD" w14:textId="77777777" w:rsidR="00F3440E" w:rsidRDefault="00F3440E" w:rsidP="00F3440E">
      <w:pPr>
        <w:pStyle w:val="Bibliography"/>
      </w:pPr>
      <w:r>
        <w:t xml:space="preserve">Baumgartner, M.F., and Tarrant, A.M. 2017. The Physiology and Ecology of Diapause in Marine Copepods. Annu. Rev. Mar. Sci. </w:t>
      </w:r>
      <w:r>
        <w:rPr>
          <w:b/>
          <w:bCs/>
        </w:rPr>
        <w:t>9</w:t>
      </w:r>
      <w:r>
        <w:t>(1): 387–411. doi:10.1146/annurev-marine-010816-060505.</w:t>
      </w:r>
    </w:p>
    <w:p w14:paraId="6F1B1253" w14:textId="77777777" w:rsidR="00F3440E" w:rsidRDefault="00F3440E" w:rsidP="00F3440E">
      <w:pPr>
        <w:pStyle w:val="Bibliography"/>
      </w:pPr>
      <w:r>
        <w:t>Beddow, T.A., Deary, C., and McKinley, R.S. 1998. Migratory and reproductive activity of radio-tagged Arctic char (</w:t>
      </w:r>
      <w:r>
        <w:rPr>
          <w:i/>
          <w:iCs/>
        </w:rPr>
        <w:t>Salvelinus alpinus</w:t>
      </w:r>
      <w:r>
        <w:t xml:space="preserve"> L.) in northern Labrador. </w:t>
      </w:r>
      <w:r>
        <w:rPr>
          <w:i/>
          <w:iCs/>
        </w:rPr>
        <w:t>In</w:t>
      </w:r>
      <w:r>
        <w:t xml:space="preserve"> Advances in Invertebrates and Fish Telemetry. </w:t>
      </w:r>
      <w:r>
        <w:rPr>
          <w:i/>
          <w:iCs/>
        </w:rPr>
        <w:t>Edited by</w:t>
      </w:r>
      <w:r>
        <w:t xml:space="preserve"> J.-P. Lagardère, M.-L.B. Anras, and G. Claireaux. Springer Netherlands, Dordrecht. pp. 249–262. doi:10.1007/978-94-011-5090-3_29.</w:t>
      </w:r>
    </w:p>
    <w:p w14:paraId="7C9AE227" w14:textId="77777777" w:rsidR="00F3440E" w:rsidRDefault="00F3440E" w:rsidP="00F3440E">
      <w:pPr>
        <w:pStyle w:val="Bibliography"/>
      </w:pPr>
      <w:r>
        <w:t xml:space="preserve">Berge, J., Renaud, P.E., Darnis, G., Cottier, F., Last, K., Gabrielsen, T.M., Johnsen, G., Seuthe, L., Weslawski, J.M., Leu, E., Moline, M., Nahrgang, J., Søreide, J.E., Varpe, Ø., Lønne, O.J., Daase, M., and Falk-Petersen, S. 2015. In the dark: A review of ecosystem processes during the Arctic polar night. Prog. Oceanogr. </w:t>
      </w:r>
      <w:r>
        <w:rPr>
          <w:b/>
          <w:bCs/>
        </w:rPr>
        <w:t>139</w:t>
      </w:r>
      <w:r>
        <w:t>: 258–271. doi:10.1016/j.pocean.2015.08.005.</w:t>
      </w:r>
    </w:p>
    <w:p w14:paraId="5CE2DEE3" w14:textId="77777777" w:rsidR="00F3440E" w:rsidRDefault="00F3440E" w:rsidP="00F3440E">
      <w:pPr>
        <w:pStyle w:val="Bibliography"/>
      </w:pPr>
      <w:r>
        <w:t>Biro, P.A., Morton, A.E., Post, J.R., and Parkinson, E.A. 2004. Over-winter lipid depletion and mortality of age-0 rainbow trout (</w:t>
      </w:r>
      <w:r>
        <w:rPr>
          <w:i/>
          <w:iCs/>
        </w:rPr>
        <w:t>Oncorhynchus mykiss</w:t>
      </w:r>
      <w:r>
        <w:t xml:space="preserve">). Can. J. Fish. Aquat. Sci. </w:t>
      </w:r>
      <w:r>
        <w:rPr>
          <w:b/>
          <w:bCs/>
        </w:rPr>
        <w:t>61</w:t>
      </w:r>
      <w:r>
        <w:t>(8): 1513–1519. doi:10.1139/F04-083.</w:t>
      </w:r>
    </w:p>
    <w:p w14:paraId="068D99E3" w14:textId="77777777" w:rsidR="00F3440E" w:rsidRDefault="00F3440E" w:rsidP="00F3440E">
      <w:pPr>
        <w:pStyle w:val="Bibliography"/>
      </w:pPr>
      <w:r>
        <w:t xml:space="preserve">Bolker, B.M., Brooks, M.E., Clark, C.J., Geange, S.W., Poulsen, J.R., Stevens, M.H.H., and White, J.S.S. 2009. Generalized linear mixed models: a practical guide for ecology and evolution. Trends Ecol. Evol. </w:t>
      </w:r>
      <w:r>
        <w:rPr>
          <w:b/>
          <w:bCs/>
        </w:rPr>
        <w:t>24</w:t>
      </w:r>
      <w:r>
        <w:t>(3): 127–135. doi:10.1016/j.tree.2008.10.008.</w:t>
      </w:r>
    </w:p>
    <w:p w14:paraId="015550C4" w14:textId="77777777" w:rsidR="00F3440E" w:rsidRDefault="00F3440E" w:rsidP="00F3440E">
      <w:pPr>
        <w:pStyle w:val="Bibliography"/>
      </w:pPr>
      <w:r>
        <w:t xml:space="preserve">Bolnick, D.I., Yang, L.H., Fordyce, J.A., Davis, J.M., and Svanbäck, R. 2002. Measuring Individual-Level Resource Specialization. Ecology </w:t>
      </w:r>
      <w:r>
        <w:rPr>
          <w:b/>
          <w:bCs/>
        </w:rPr>
        <w:t>83</w:t>
      </w:r>
      <w:r>
        <w:t>(10): 2936–2941. doi:10.1890/0012-9658(2002)083[2936:MILRS]2.0.CO;2.</w:t>
      </w:r>
    </w:p>
    <w:p w14:paraId="410824A1" w14:textId="77777777" w:rsidR="00F3440E" w:rsidRDefault="00F3440E" w:rsidP="00F3440E">
      <w:pPr>
        <w:pStyle w:val="Bibliography"/>
      </w:pPr>
      <w:r>
        <w:lastRenderedPageBreak/>
        <w:t xml:space="preserve">Booth, S., and Watts, P. 2007. Canada’s Arctic Marine Fish Catches. </w:t>
      </w:r>
      <w:r>
        <w:rPr>
          <w:i/>
          <w:iCs/>
        </w:rPr>
        <w:t>In</w:t>
      </w:r>
      <w:r>
        <w:t xml:space="preserve"> Reconstruction of marine fisheries catches for key countries and regions (1950-2005)., 2nd edition. </w:t>
      </w:r>
      <w:r>
        <w:rPr>
          <w:i/>
          <w:iCs/>
        </w:rPr>
        <w:t>Edited by</w:t>
      </w:r>
      <w:r>
        <w:t xml:space="preserve"> D. Zeller and D. Pauly. Fisheries Centre, University of British Columbia. pp. 3–15.</w:t>
      </w:r>
    </w:p>
    <w:p w14:paraId="7071FB85" w14:textId="77777777" w:rsidR="00F3440E" w:rsidRDefault="00F3440E" w:rsidP="00F3440E">
      <w:pPr>
        <w:pStyle w:val="Bibliography"/>
      </w:pPr>
      <w:r>
        <w:t>Breen, M.J., Ruetz, C.R., Thompson, K.J., and Kohler, S.L. 2009. Movements of mottled sculpins (</w:t>
      </w:r>
      <w:r>
        <w:rPr>
          <w:i/>
          <w:iCs/>
        </w:rPr>
        <w:t>Cottus bairdii</w:t>
      </w:r>
      <w:r>
        <w:t xml:space="preserve">) in a Michigan stream: How restricted are they? Can. J. Fish. Aquat. Sci. </w:t>
      </w:r>
      <w:r>
        <w:rPr>
          <w:b/>
          <w:bCs/>
        </w:rPr>
        <w:t>66</w:t>
      </w:r>
      <w:r>
        <w:t>(1): 31–41. doi:10.1139/F08-189.</w:t>
      </w:r>
    </w:p>
    <w:p w14:paraId="5FCB0A1C" w14:textId="77777777" w:rsidR="00F3440E" w:rsidRDefault="00F3440E" w:rsidP="00F3440E">
      <w:pPr>
        <w:pStyle w:val="Bibliography"/>
      </w:pPr>
      <w:r>
        <w:t xml:space="preserve">Cant, J.P., McBride, B.W., and Croom, W.J. 1996. The Regulation of Intestinal Metabolism and Its Impact on Whole Animal Energetics. J. Anim. Sci. </w:t>
      </w:r>
      <w:r>
        <w:rPr>
          <w:b/>
          <w:bCs/>
        </w:rPr>
        <w:t>74</w:t>
      </w:r>
      <w:r>
        <w:t>(10): 2541–2553. doi:10.2527/1996.74102541x.</w:t>
      </w:r>
    </w:p>
    <w:p w14:paraId="0B4FCA7D" w14:textId="77777777" w:rsidR="00F3440E" w:rsidRDefault="00F3440E" w:rsidP="00F3440E">
      <w:pPr>
        <w:pStyle w:val="Bibliography"/>
      </w:pPr>
      <w:r>
        <w:t xml:space="preserve">Clark, T.D., Sandblom, E., and Jutfelt, F. 2013. Aerobic scope measurements of fishes in an era of climate change: Respirometry, relevance and recommendations. J. Exp. Biol. </w:t>
      </w:r>
      <w:r>
        <w:rPr>
          <w:b/>
          <w:bCs/>
        </w:rPr>
        <w:t>216</w:t>
      </w:r>
      <w:r>
        <w:t>(15): 2771–2782. doi:10.1242/jeb.084251.</w:t>
      </w:r>
    </w:p>
    <w:p w14:paraId="0F17C99F" w14:textId="77777777" w:rsidR="00F3440E" w:rsidRDefault="00F3440E" w:rsidP="00F3440E">
      <w:pPr>
        <w:pStyle w:val="Bibliography"/>
      </w:pPr>
      <w:r>
        <w:t xml:space="preserve">Dai, A., Luo, D., Song, M., and Liu, J. 2019. Arctic amplification is caused by sea-ice loss under increasing CO2. Nat. Commun. </w:t>
      </w:r>
      <w:r>
        <w:rPr>
          <w:b/>
          <w:bCs/>
        </w:rPr>
        <w:t>10</w:t>
      </w:r>
      <w:r>
        <w:t>(1): 121. doi:10.1038/s41467-018-07954-9.</w:t>
      </w:r>
    </w:p>
    <w:p w14:paraId="1E9E92AF" w14:textId="77777777" w:rsidR="00F3440E" w:rsidRDefault="00F3440E" w:rsidP="00F3440E">
      <w:pPr>
        <w:pStyle w:val="Bibliography"/>
      </w:pPr>
      <w:r>
        <w:t xml:space="preserve">David, C., Lange, B., Rabe, B., and Flores, H. 2015. Community structure of under-ice fauna in the Eurasian central Arctic Ocean in relation to environmental properties of sea-ice habitats. Mar. Ecol. Prog. Ser. </w:t>
      </w:r>
      <w:r>
        <w:rPr>
          <w:b/>
          <w:bCs/>
        </w:rPr>
        <w:t>522</w:t>
      </w:r>
      <w:r>
        <w:t>: 15–32. doi:10.3354/meps11156.</w:t>
      </w:r>
    </w:p>
    <w:p w14:paraId="446E06B6" w14:textId="77777777" w:rsidR="00F3440E" w:rsidRDefault="00F3440E" w:rsidP="00F3440E">
      <w:pPr>
        <w:pStyle w:val="Bibliography"/>
      </w:pPr>
      <w:r>
        <w:t xml:space="preserve">Descamps, S., Ramírez, F., Benjaminsen, S., Anker‐Nilssen, T., Barrett, R.T., Burr, Z., Christensen‐Dalsgaard, S., Erikstad, K., Irons, D.B., Lorentsen, S., Mallory, M.L., Robertson, G.J., Reiertsen, T.K., Strøm, H., Varpe, Ø., and Lavergne, S. 2019. Diverging phenological responses of Arctic seabirds to an earlier spring. Glob. Change Biol. </w:t>
      </w:r>
      <w:r>
        <w:rPr>
          <w:b/>
          <w:bCs/>
        </w:rPr>
        <w:t>25</w:t>
      </w:r>
      <w:r>
        <w:t>(12): 4081–4091. doi:10.1111/gcb.14780.</w:t>
      </w:r>
    </w:p>
    <w:p w14:paraId="4C04445D" w14:textId="77777777" w:rsidR="00F3440E" w:rsidRDefault="00F3440E" w:rsidP="00F3440E">
      <w:pPr>
        <w:pStyle w:val="Bibliography"/>
      </w:pPr>
      <w:r>
        <w:t xml:space="preserve">Durbin, E.G., Durbin, A.G., Langton, R.W., and Bowman, A.E. 1983. Stomach contents of Silver hake, </w:t>
      </w:r>
      <w:r>
        <w:rPr>
          <w:i/>
          <w:iCs/>
        </w:rPr>
        <w:t>Merluccius bilinearis</w:t>
      </w:r>
      <w:r>
        <w:t xml:space="preserve">, and Atlantic cod, </w:t>
      </w:r>
      <w:r>
        <w:rPr>
          <w:i/>
          <w:iCs/>
        </w:rPr>
        <w:t>Gadus morhua</w:t>
      </w:r>
      <w:r>
        <w:t xml:space="preserve">, and estimation of their daily rations. Fish. Bull. </w:t>
      </w:r>
      <w:r>
        <w:rPr>
          <w:b/>
          <w:bCs/>
        </w:rPr>
        <w:t>81</w:t>
      </w:r>
      <w:r>
        <w:t>(3): 437–454.</w:t>
      </w:r>
    </w:p>
    <w:p w14:paraId="5ABF923A" w14:textId="77777777" w:rsidR="00F3440E" w:rsidRDefault="00F3440E" w:rsidP="00F3440E">
      <w:pPr>
        <w:pStyle w:val="Bibliography"/>
      </w:pPr>
      <w:r>
        <w:t xml:space="preserve">Edwards, J.E., Hedges, K.J., Kessel, S.T., and Hussey, N.E. 2022. Multi-year acoustic tracking reveals transient movements, recurring hotspots, and apparent seasonality in the coastal-offshore presence of Greenland sharks (Somniosus microcephalus). Front. Mar. Sci. </w:t>
      </w:r>
      <w:r>
        <w:rPr>
          <w:b/>
          <w:bCs/>
        </w:rPr>
        <w:t>9</w:t>
      </w:r>
      <w:r>
        <w:t>: 902854. doi:10.3389/fmars.2022.902854.</w:t>
      </w:r>
    </w:p>
    <w:p w14:paraId="0259B13C" w14:textId="77777777" w:rsidR="00F3440E" w:rsidRDefault="00F3440E" w:rsidP="00F3440E">
      <w:pPr>
        <w:pStyle w:val="Bibliography"/>
      </w:pPr>
      <w:r>
        <w:t xml:space="preserve">Furey, N.B., Hinch, S.G., Mesa, M.G., and Beauchamp, D.A. 2016. Piscivorous fish exhibit temperature-influenced binge feeding during an annual prey pulse. J. Anim. Ecol. </w:t>
      </w:r>
      <w:r>
        <w:rPr>
          <w:b/>
          <w:bCs/>
        </w:rPr>
        <w:t>85</w:t>
      </w:r>
      <w:r>
        <w:t>(5): 1307–1317. doi:10.1111/1365-2656.12565.</w:t>
      </w:r>
    </w:p>
    <w:p w14:paraId="45F10F6E" w14:textId="77777777" w:rsidR="00F3440E" w:rsidRDefault="00F3440E" w:rsidP="00F3440E">
      <w:pPr>
        <w:pStyle w:val="Bibliography"/>
      </w:pPr>
      <w:r>
        <w:t xml:space="preserve">Garvey, J.E., and Chipps, S.R. 2013. Diets and Energy Flow. </w:t>
      </w:r>
      <w:r>
        <w:rPr>
          <w:i/>
          <w:iCs/>
        </w:rPr>
        <w:t>In</w:t>
      </w:r>
      <w:r>
        <w:t xml:space="preserve"> Fisheries Techniques, 3rd edition. </w:t>
      </w:r>
      <w:r>
        <w:rPr>
          <w:i/>
          <w:iCs/>
        </w:rPr>
        <w:t>Edited by</w:t>
      </w:r>
      <w:r>
        <w:t xml:space="preserve"> A.V. Zale, D.L. Parrish, and T.M. Sutton. American Fisheries Society, Bethesda, USA. pp. 1–48.</w:t>
      </w:r>
    </w:p>
    <w:p w14:paraId="4BE9D77D" w14:textId="77777777" w:rsidR="00F3440E" w:rsidRDefault="00F3440E" w:rsidP="00F3440E">
      <w:pPr>
        <w:pStyle w:val="Bibliography"/>
      </w:pPr>
      <w:r>
        <w:t>Gerking, S.D. 1994. Feeding Ecology of Fish. Academic Press, Inc.</w:t>
      </w:r>
    </w:p>
    <w:p w14:paraId="64FCAFCC" w14:textId="39B1EA0A" w:rsidR="00F3440E" w:rsidRDefault="00F3440E" w:rsidP="00F3440E">
      <w:pPr>
        <w:pStyle w:val="Bibliography"/>
      </w:pPr>
      <w:r>
        <w:t xml:space="preserve">Giraldo, C., Stasko, A., Choy, E.S., Rosenberg, B., Majewski, A., Power, M., Swanson, H., Loseto, L., and Reist, J.D. 2016. Trophic variability of Arctic fishes in the Canadian Beaufort Sea: a fatty acids and stable isotopes approach. Polar Biol. </w:t>
      </w:r>
      <w:r>
        <w:rPr>
          <w:b/>
          <w:bCs/>
        </w:rPr>
        <w:t>39</w:t>
      </w:r>
      <w:r>
        <w:t>(7): 1267–1282. Springer Berlin Heidelberg. doi:10.1007/s00300-015-1851-4.</w:t>
      </w:r>
    </w:p>
    <w:p w14:paraId="4CF119B3" w14:textId="77777777" w:rsidR="00F3440E" w:rsidRDefault="00F3440E" w:rsidP="00F3440E">
      <w:pPr>
        <w:pStyle w:val="Bibliography"/>
      </w:pPr>
      <w:r>
        <w:t>Hammer, L., Hussey, N., Marcoux, M., Pettitt-Wade, H., Hedges, K., Tallman, R., and Furey, N. 2022. Arctic char (</w:t>
      </w:r>
      <w:r w:rsidRPr="00E70B0B">
        <w:rPr>
          <w:i/>
          <w:iCs/>
          <w:rPrChange w:id="242" w:author="Nathan Furey" w:date="2023-07-19T23:04:00Z">
            <w:rPr/>
          </w:rPrChange>
        </w:rPr>
        <w:t>Salvelinus alpinus</w:t>
      </w:r>
      <w:r>
        <w:t xml:space="preserve">) movement dynamics relative to ice breakup in a high Arctic embayment. Mar. Ecol. Prog. Ser. </w:t>
      </w:r>
      <w:r>
        <w:rPr>
          <w:b/>
          <w:bCs/>
        </w:rPr>
        <w:t>682</w:t>
      </w:r>
      <w:r>
        <w:t>: 221–236. doi:10.3354/meps13939.</w:t>
      </w:r>
    </w:p>
    <w:p w14:paraId="5873B3C7" w14:textId="77777777" w:rsidR="00F3440E" w:rsidRDefault="00F3440E" w:rsidP="00F3440E">
      <w:pPr>
        <w:pStyle w:val="Bibliography"/>
      </w:pPr>
      <w:r>
        <w:t xml:space="preserve">Hanson, P., Johnson, T.B., Schindler, D.E., and Kitchell, J.F. 1997. Fish Bioenergetics 3.0. </w:t>
      </w:r>
      <w:r>
        <w:rPr>
          <w:i/>
          <w:iCs/>
        </w:rPr>
        <w:t>In</w:t>
      </w:r>
      <w:r>
        <w:t xml:space="preserve"> University of Wisconsin-Madison Center for Limnology and and University of Wisconsin, Sea Grant Institute. Madison, WI.</w:t>
      </w:r>
    </w:p>
    <w:p w14:paraId="69C4CBA2" w14:textId="77777777" w:rsidR="00F3440E" w:rsidRDefault="00F3440E" w:rsidP="00F3440E">
      <w:pPr>
        <w:pStyle w:val="Bibliography"/>
      </w:pPr>
      <w:r>
        <w:t>Harwood, L.A., and Babaluk, J.A. 2014. Spawning, overwintering and summer feeding habitats used by anadromous Arctic char (</w:t>
      </w:r>
      <w:r>
        <w:rPr>
          <w:i/>
          <w:iCs/>
        </w:rPr>
        <w:t>Salvelinus alpinus</w:t>
      </w:r>
      <w:r>
        <w:t xml:space="preserve">) of the Hornaday River, Northwest Territories, Canada. Arctic </w:t>
      </w:r>
      <w:r>
        <w:rPr>
          <w:b/>
          <w:bCs/>
        </w:rPr>
        <w:t>67</w:t>
      </w:r>
      <w:r>
        <w:t>(4): 449–461. Arctic Institute of North America. doi:10.14430/arctic4422.</w:t>
      </w:r>
    </w:p>
    <w:p w14:paraId="3DC4E6BC" w14:textId="77777777" w:rsidR="00F3440E" w:rsidRDefault="00F3440E" w:rsidP="00F3440E">
      <w:pPr>
        <w:pStyle w:val="Bibliography"/>
      </w:pPr>
      <w:r>
        <w:t>Harwood, L.A., Smith, T.G., and Auld, J.C. 2012. Fall Migration of Ringed Seals (</w:t>
      </w:r>
      <w:r>
        <w:rPr>
          <w:i/>
          <w:iCs/>
        </w:rPr>
        <w:t>Phoca hispida</w:t>
      </w:r>
      <w:r>
        <w:t xml:space="preserve">) through the Beaufort and Chukchi Seas, 2001–02. ARCTIC </w:t>
      </w:r>
      <w:r>
        <w:rPr>
          <w:b/>
          <w:bCs/>
        </w:rPr>
        <w:t>65</w:t>
      </w:r>
      <w:r>
        <w:t>(1): 35-44-35–44. doi:10.14430/arctic4163.</w:t>
      </w:r>
    </w:p>
    <w:p w14:paraId="45D48ED1" w14:textId="77777777" w:rsidR="00F3440E" w:rsidRDefault="00F3440E" w:rsidP="00F3440E">
      <w:pPr>
        <w:pStyle w:val="Bibliography"/>
      </w:pPr>
      <w:r>
        <w:lastRenderedPageBreak/>
        <w:t>Heide-Jørgensen, M.M., Dietz, R.R., Laidre, K.K., and Richard, P.P. 2002. Autumn movements, home ranges, and winter density of narwhals (</w:t>
      </w:r>
      <w:r>
        <w:rPr>
          <w:i/>
          <w:iCs/>
        </w:rPr>
        <w:t>Monodon monoceros</w:t>
      </w:r>
      <w:r>
        <w:t xml:space="preserve">) tagged in Tremblay Sound, Baffin Island. Polar Biol. </w:t>
      </w:r>
      <w:r>
        <w:rPr>
          <w:b/>
          <w:bCs/>
        </w:rPr>
        <w:t>25</w:t>
      </w:r>
      <w:r>
        <w:t>(5): 331–341. doi:http://dx.doi.org.unh.idm.oclc.org/10.1007/s00300-001-0347-6.</w:t>
      </w:r>
    </w:p>
    <w:p w14:paraId="0677BD93" w14:textId="77777777" w:rsidR="00F3440E" w:rsidRDefault="00F3440E" w:rsidP="00F3440E">
      <w:pPr>
        <w:pStyle w:val="Bibliography"/>
      </w:pPr>
      <w:r>
        <w:t>Hermann, N.T. 2021. Seasonal feeding and movement responses of resident sculpin in the Canadian Arctic. University of New Hampshire.</w:t>
      </w:r>
    </w:p>
    <w:p w14:paraId="3AB0551E" w14:textId="77777777" w:rsidR="00F3440E" w:rsidRDefault="00F3440E" w:rsidP="00F3440E">
      <w:pPr>
        <w:pStyle w:val="Bibliography"/>
      </w:pPr>
      <w:r>
        <w:t xml:space="preserve">Hermann, N.T., Chaloner, D.T., Gerig, B.S., and Lamberti, G.A. 2020. Ecological consequences of Great Lakes salmon subsidies for stream-resident brook and brown trout. Can. J. Fish. Aquat. Sci. </w:t>
      </w:r>
      <w:r>
        <w:rPr>
          <w:b/>
          <w:bCs/>
        </w:rPr>
        <w:t>77</w:t>
      </w:r>
      <w:r>
        <w:t>(11): 1758–1771. doi:10.1139/cjfas-2020-0086.</w:t>
      </w:r>
    </w:p>
    <w:p w14:paraId="19BE39E4" w14:textId="77777777" w:rsidR="00F3440E" w:rsidRDefault="00F3440E" w:rsidP="00F3440E">
      <w:pPr>
        <w:pStyle w:val="Bibliography"/>
      </w:pPr>
      <w:r>
        <w:t xml:space="preserve">Hop, H., Mundy, C.J., Gosselin, M., Rossnagel, A.L., and Barber, D.G. 2011. Zooplankton boom and ice amphipod bust below melting sea ice in the Amundsen Gulf, Arctic Canada. Polar Biol. </w:t>
      </w:r>
      <w:r>
        <w:rPr>
          <w:b/>
          <w:bCs/>
        </w:rPr>
        <w:t>34</w:t>
      </w:r>
      <w:r>
        <w:t>(12): 1947–1958. doi:10.1007/s00300-011-0991-4.</w:t>
      </w:r>
    </w:p>
    <w:p w14:paraId="31BF9913" w14:textId="77777777" w:rsidR="00F3440E" w:rsidRDefault="00F3440E" w:rsidP="00F3440E">
      <w:pPr>
        <w:pStyle w:val="Bibliography"/>
      </w:pPr>
      <w:r>
        <w:t xml:space="preserve">Jensen, J.L.A., and Rikardsen, A.H. 2008. Do northern riverine anadromous Arctic charr Salvelinus alpinus and sea trout Salmo trutta overwinter in estuarine and marine waters? J. Fish Biol. </w:t>
      </w:r>
      <w:r>
        <w:rPr>
          <w:b/>
          <w:bCs/>
        </w:rPr>
        <w:t>73</w:t>
      </w:r>
      <w:r>
        <w:t>(7): 1810–1818. doi:10.1111/j.1095-8649.2008.02042.x.</w:t>
      </w:r>
    </w:p>
    <w:p w14:paraId="1E603F0D" w14:textId="77777777" w:rsidR="00F3440E" w:rsidRDefault="00F3440E" w:rsidP="00F3440E">
      <w:pPr>
        <w:pStyle w:val="Bibliography"/>
      </w:pPr>
      <w:r>
        <w:t xml:space="preserve">Ji, R., Jin, M., and Varpe, Ø. 2013. Sea ice phenology and timing of primary production pulses in the Arctic Ocean. Glob. Change Biol. </w:t>
      </w:r>
      <w:r>
        <w:rPr>
          <w:b/>
          <w:bCs/>
        </w:rPr>
        <w:t>19</w:t>
      </w:r>
      <w:r>
        <w:t>(3): 734–741. doi:https://doi.org/10.1111/gcb.12074.</w:t>
      </w:r>
    </w:p>
    <w:p w14:paraId="6D5FA4B2" w14:textId="77777777" w:rsidR="00F3440E" w:rsidRDefault="00F3440E" w:rsidP="00F3440E">
      <w:pPr>
        <w:pStyle w:val="Bibliography"/>
      </w:pPr>
      <w:r>
        <w:t xml:space="preserve">Johannessen, O.M., Bengtsson, L., Miles, M.W., Kuzmina, S.I., Semenov, V.A., Alekseev, G.V., Nagurnyi, A.P., Zakharov, V.F., Bobylev, L.P., Pettersson, L.H., Hasselmann, K., and Cattle, H.P. 2004. Arctic climate change: observed and modelled temperature and sea-ice variability. Tellus A </w:t>
      </w:r>
      <w:r>
        <w:rPr>
          <w:b/>
          <w:bCs/>
        </w:rPr>
        <w:t>56</w:t>
      </w:r>
      <w:r>
        <w:t>(4): 328–341. doi:10.1111/j.1600-0870.2004.00060.x.</w:t>
      </w:r>
    </w:p>
    <w:p w14:paraId="093E2BBE" w14:textId="77777777" w:rsidR="00F3440E" w:rsidRDefault="00F3440E" w:rsidP="00F3440E">
      <w:pPr>
        <w:pStyle w:val="Bibliography"/>
      </w:pPr>
      <w:r>
        <w:t>Kindt, R. 2023. BiodiversityR: Package for Community Ecology and Suitability Analysis. Available from https://cran.r-project.org/web/packages/BiodiversityR/BiodiversityR.pdf [accessed 5 July 2023].</w:t>
      </w:r>
    </w:p>
    <w:p w14:paraId="3120BADE" w14:textId="77777777" w:rsidR="00F3440E" w:rsidRDefault="00F3440E" w:rsidP="00F3440E">
      <w:pPr>
        <w:pStyle w:val="Bibliography"/>
      </w:pPr>
      <w:r>
        <w:t xml:space="preserve">Lameris, T.K., Scholten, I., Bauer, S., Cobben, M.M.P., Ens, B.J., and Nolet, B.A. 2017. Potential for an Arctic-breeding migratory bird to adjust spring migration phenology to Arctic amplification. Glob. Change Biol. </w:t>
      </w:r>
      <w:r>
        <w:rPr>
          <w:b/>
          <w:bCs/>
        </w:rPr>
        <w:t>23</w:t>
      </w:r>
      <w:r>
        <w:t>(10): 4058–4067. doi:10.1111/gcb.13684.</w:t>
      </w:r>
    </w:p>
    <w:p w14:paraId="4FAD9BE2" w14:textId="77777777" w:rsidR="00F3440E" w:rsidRDefault="00F3440E" w:rsidP="00F3440E">
      <w:pPr>
        <w:pStyle w:val="Bibliography"/>
      </w:pPr>
      <w:r>
        <w:t>Landry, J.J., Fisk, A.T., Yurkowski, D.J., Hussey, N.E., Dick, T., Crawford, R.E., and Kessel, S.T. 2018. Feeding ecology of a common benthic fish, shorthorn sculpin (</w:t>
      </w:r>
      <w:r>
        <w:rPr>
          <w:i/>
          <w:iCs/>
        </w:rPr>
        <w:t>Myoxocephalus scorpius</w:t>
      </w:r>
      <w:r>
        <w:t xml:space="preserve">) in the high arctic. Polar Biol. </w:t>
      </w:r>
      <w:r>
        <w:rPr>
          <w:b/>
          <w:bCs/>
        </w:rPr>
        <w:t>41</w:t>
      </w:r>
      <w:r>
        <w:t>(10): 2091–2102. doi:10.1007/s00300-018-2348-8.</w:t>
      </w:r>
    </w:p>
    <w:p w14:paraId="524200A5" w14:textId="77777777" w:rsidR="00F3440E" w:rsidRDefault="00F3440E" w:rsidP="00F3440E">
      <w:pPr>
        <w:pStyle w:val="Bibliography"/>
      </w:pPr>
      <w:r>
        <w:t>Landry, J.J., Kessel, S.T., McLean, M.F., Ivanova, S.V., Hussey, N.E., O’neill, C., Vagle, S., Dick, T.A., and Fisk, A.T. 2019. Movement types of an arctic benthic fish, shorthorn sculpin (</w:t>
      </w:r>
      <w:r>
        <w:rPr>
          <w:i/>
          <w:iCs/>
        </w:rPr>
        <w:t>Myoxocephalus scorpius</w:t>
      </w:r>
      <w:r>
        <w:t xml:space="preserve">), during open-water periods in response to biotic and abiotic factors. Can. J. Fish. Aquat. Sci. </w:t>
      </w:r>
      <w:r>
        <w:rPr>
          <w:b/>
          <w:bCs/>
        </w:rPr>
        <w:t>76</w:t>
      </w:r>
      <w:r>
        <w:t>(4): 626–635. doi:10.1139/cjfas-2017-0389.</w:t>
      </w:r>
    </w:p>
    <w:p w14:paraId="491FA816" w14:textId="77777777" w:rsidR="00F3440E" w:rsidRDefault="00F3440E" w:rsidP="00F3440E">
      <w:pPr>
        <w:pStyle w:val="Bibliography"/>
      </w:pPr>
      <w:r>
        <w:t xml:space="preserve">McMeans, B.C., McCann, K.S., Humphries, M., Rooney, N., and Fisk, A.T. 2015. Food Web Structure in Temporally-Forced Ecosystems. Trends Ecol. Evol. </w:t>
      </w:r>
      <w:r>
        <w:rPr>
          <w:b/>
          <w:bCs/>
        </w:rPr>
        <w:t>30</w:t>
      </w:r>
      <w:r>
        <w:t>(11): 662–672. Elsevier Ltd. doi:10.1016/j.tree.2015.09.001.</w:t>
      </w:r>
    </w:p>
    <w:p w14:paraId="5E802E47" w14:textId="77777777" w:rsidR="00F3440E" w:rsidRDefault="00F3440E" w:rsidP="00F3440E">
      <w:pPr>
        <w:pStyle w:val="Bibliography"/>
      </w:pPr>
      <w:r>
        <w:t xml:space="preserve">McWilliams, S.R., and Karasov, W.H. 2014. Spare capacity and phenotypic flexibility in the digestive system of a migratory bird: Defining the limits of animal design. Proc. R. Soc. B Biol. Sci. </w:t>
      </w:r>
      <w:r>
        <w:rPr>
          <w:b/>
          <w:bCs/>
        </w:rPr>
        <w:t>281</w:t>
      </w:r>
      <w:r>
        <w:t>(1783): 1–9. doi:10.1098/rspb.2014.0308.</w:t>
      </w:r>
    </w:p>
    <w:p w14:paraId="767C5546" w14:textId="77777777" w:rsidR="00F3440E" w:rsidRDefault="00F3440E" w:rsidP="00F3440E">
      <w:pPr>
        <w:pStyle w:val="Bibliography"/>
      </w:pPr>
      <w:r>
        <w:t>Melnikov, A. 1997. Arctic Sea Ice Ecosystem. Gordon and Breach, Amsterdam.</w:t>
      </w:r>
    </w:p>
    <w:p w14:paraId="1AE04575" w14:textId="77777777" w:rsidR="00F3440E" w:rsidRDefault="00F3440E" w:rsidP="00F3440E">
      <w:pPr>
        <w:pStyle w:val="Bibliography"/>
      </w:pPr>
      <w:r>
        <w:t xml:space="preserve">Mesa, M.G., Weiland, L.K., Christiansen, H.E., Sauter, S.T., and Beauchamp, D.A. 2013. Development and evaluation of a bioenergetics model for Bull Trout. Trans. Am. Fish. Soc. </w:t>
      </w:r>
      <w:r>
        <w:rPr>
          <w:b/>
          <w:bCs/>
        </w:rPr>
        <w:t>142</w:t>
      </w:r>
      <w:r>
        <w:t>(1): 41–49. doi:10.1080/00028487.2012.720628.</w:t>
      </w:r>
    </w:p>
    <w:p w14:paraId="28D56A0E" w14:textId="77777777" w:rsidR="00F3440E" w:rsidRDefault="00F3440E" w:rsidP="00F3440E">
      <w:pPr>
        <w:pStyle w:val="Bibliography"/>
      </w:pPr>
      <w:r>
        <w:t xml:space="preserve">Moore, I.A., and Moore, J.W. 1974. Food of Shorthorn Sculpin, </w:t>
      </w:r>
      <w:r>
        <w:rPr>
          <w:i/>
          <w:iCs/>
        </w:rPr>
        <w:t>Myoxocephalus scorpius</w:t>
      </w:r>
      <w:r>
        <w:t xml:space="preserve">, in the Cumberland Sound Area of Baffin Island. J. Fish. Res. Board Can. </w:t>
      </w:r>
      <w:r>
        <w:rPr>
          <w:b/>
          <w:bCs/>
        </w:rPr>
        <w:t>31</w:t>
      </w:r>
      <w:r>
        <w:t>(3): 355–359.</w:t>
      </w:r>
    </w:p>
    <w:p w14:paraId="1E5258AE" w14:textId="77777777" w:rsidR="00F3440E" w:rsidRDefault="00F3440E" w:rsidP="00F3440E">
      <w:pPr>
        <w:pStyle w:val="Bibliography"/>
      </w:pPr>
      <w:r>
        <w:t xml:space="preserve">Moore, J.-S., Harris, L.N., Le Luyer, J., Sutherland, B.J.G., Rougemont, Q., Tallman, R.F., Fisk, A.T., and Bernatchez, L. 2017. Genomics and telemetry suggest a role for migration harshness in </w:t>
      </w:r>
      <w:r>
        <w:lastRenderedPageBreak/>
        <w:t xml:space="preserve">determining overwintering habitat choice, but not gene flow, in anadromous Arctic Char. Mol. Ecol. </w:t>
      </w:r>
      <w:r>
        <w:rPr>
          <w:b/>
          <w:bCs/>
        </w:rPr>
        <w:t>26</w:t>
      </w:r>
      <w:r>
        <w:t>(24): 6784–6800. doi:10.1111/mec.14393.</w:t>
      </w:r>
    </w:p>
    <w:p w14:paraId="5820CA86" w14:textId="77777777" w:rsidR="00F3440E" w:rsidRDefault="00F3440E" w:rsidP="00F3440E">
      <w:pPr>
        <w:pStyle w:val="Bibliography"/>
      </w:pPr>
      <w:r>
        <w:t>Moss, J.H.H. 2001. Development and Application of a Bioenergetics Model for Lake Washington Prickly Sculpin (</w:t>
      </w:r>
      <w:r w:rsidRPr="00E70B0B">
        <w:rPr>
          <w:i/>
          <w:iCs/>
          <w:rPrChange w:id="243" w:author="Nathan Furey" w:date="2023-07-19T23:04:00Z">
            <w:rPr/>
          </w:rPrChange>
        </w:rPr>
        <w:t>Cottus asper</w:t>
      </w:r>
      <w:r>
        <w:t>). Master of Science, University of Washington.</w:t>
      </w:r>
    </w:p>
    <w:p w14:paraId="7D06632C" w14:textId="77777777" w:rsidR="00F3440E" w:rsidRDefault="00F3440E" w:rsidP="00F3440E">
      <w:pPr>
        <w:pStyle w:val="Bibliography"/>
      </w:pPr>
      <w:r>
        <w:t xml:space="preserve">Norin, T., and Clark, T.D. 2017. Fish face a trade-off between ‘eating big’ for growth efficiency and ‘eating small’ to retain aerobic capacity. Biol. Lett. </w:t>
      </w:r>
      <w:r>
        <w:rPr>
          <w:b/>
          <w:bCs/>
        </w:rPr>
        <w:t>13</w:t>
      </w:r>
      <w:r>
        <w:t>(9): 3–6. doi:10.1098/rsbl.2017.0298.</w:t>
      </w:r>
    </w:p>
    <w:p w14:paraId="79178FC8" w14:textId="77777777" w:rsidR="00F3440E" w:rsidRDefault="00F3440E" w:rsidP="00F3440E">
      <w:pPr>
        <w:pStyle w:val="Bibliography"/>
      </w:pPr>
      <w:r>
        <w:t>Piersma, T., and van Gils, J.A. 2011. The Flexible Phenotype: A Body-Centered Integration of Ecology, Physiology, and Behavior. Oxford University Press, Oxford, UK.</w:t>
      </w:r>
    </w:p>
    <w:p w14:paraId="17F3F527" w14:textId="77777777" w:rsidR="00F3440E" w:rsidRDefault="00F3440E" w:rsidP="00F3440E">
      <w:pPr>
        <w:pStyle w:val="Bibliography"/>
      </w:pPr>
      <w:r>
        <w:t>R Core Team. 2020. R: A Language and Environment for Statistical Computing. R Foundation for Statistical Computing, Vienna, Austria. Available from https://www.R-project.org.</w:t>
      </w:r>
    </w:p>
    <w:p w14:paraId="051098A3" w14:textId="77777777" w:rsidR="00F3440E" w:rsidRDefault="00F3440E" w:rsidP="00F3440E">
      <w:pPr>
        <w:pStyle w:val="Bibliography"/>
      </w:pPr>
      <w:r>
        <w:t>Ricker, W.E. 1975. Computation and Interpretation of Biological Statistics of Fish Populations. Environment Canada.</w:t>
      </w:r>
    </w:p>
    <w:p w14:paraId="68BC52EB" w14:textId="77777777" w:rsidR="00F3440E" w:rsidRDefault="00F3440E" w:rsidP="00F3440E">
      <w:pPr>
        <w:pStyle w:val="Bibliography"/>
      </w:pPr>
      <w:r>
        <w:t xml:space="preserve">Scharf, F., Juanes, F., and Rountree, R. 2000. Predator size-prey size relationships of marine fish predators: interspecific variation and effects of ontogeny and body size on trophic-niche breadth. Mar. Ecol. Prog. Ser. </w:t>
      </w:r>
      <w:r>
        <w:rPr>
          <w:b/>
          <w:bCs/>
        </w:rPr>
        <w:t>208</w:t>
      </w:r>
      <w:r>
        <w:t>: 229–248. doi:10.3354/meps208229.</w:t>
      </w:r>
    </w:p>
    <w:p w14:paraId="1BC5F9EF" w14:textId="77777777" w:rsidR="00F3440E" w:rsidRDefault="00F3440E" w:rsidP="00F3440E">
      <w:pPr>
        <w:pStyle w:val="Bibliography"/>
      </w:pPr>
      <w:r>
        <w:t xml:space="preserve">Søreide, J.E., Leu, E., Berge, J., Graeve, M., and Falk‐Petersen, S. 2010. Timing of blooms, algal food quality and </w:t>
      </w:r>
      <w:r>
        <w:rPr>
          <w:i/>
          <w:iCs/>
        </w:rPr>
        <w:t>Calanus glacialis</w:t>
      </w:r>
      <w:r>
        <w:t xml:space="preserve"> reproduction and growth in a changing Arctic. Glob. Change Biol. </w:t>
      </w:r>
      <w:r>
        <w:rPr>
          <w:b/>
          <w:bCs/>
        </w:rPr>
        <w:t>16</w:t>
      </w:r>
      <w:r>
        <w:t>(11): 3154–3163. doi:10.1111/j.1365-2486.2010.02175.x.</w:t>
      </w:r>
    </w:p>
    <w:p w14:paraId="15120345" w14:textId="77777777" w:rsidR="00F3440E" w:rsidRDefault="00F3440E" w:rsidP="00F3440E">
      <w:pPr>
        <w:pStyle w:val="Bibliography"/>
      </w:pPr>
      <w:r>
        <w:t xml:space="preserve">Stroeve, J., Holland, M.M., Meier, W., Scambos, T., and Serreze, M. 2007. Arctic sea ice decline: Faster than forecast. Geophys. Res. Lett. </w:t>
      </w:r>
      <w:r>
        <w:rPr>
          <w:b/>
          <w:bCs/>
        </w:rPr>
        <w:t>34</w:t>
      </w:r>
      <w:r>
        <w:t>(9). doi:10.1029/2007GL029703.</w:t>
      </w:r>
    </w:p>
    <w:p w14:paraId="6F141F71" w14:textId="77777777" w:rsidR="00F3440E" w:rsidRDefault="00F3440E" w:rsidP="00F3440E">
      <w:pPr>
        <w:pStyle w:val="Bibliography"/>
      </w:pPr>
      <w:r>
        <w:t xml:space="preserve">Tamburello, N., Côté, I.M., and Dulvy, N.K. 2015. Energy and the Scaling of Animal Space Use. Am. Nat. </w:t>
      </w:r>
      <w:r>
        <w:rPr>
          <w:b/>
          <w:bCs/>
        </w:rPr>
        <w:t>186</w:t>
      </w:r>
      <w:r>
        <w:t>(2): 196–211. doi:10.1086/682070.</w:t>
      </w:r>
    </w:p>
    <w:p w14:paraId="720726C9" w14:textId="77777777" w:rsidR="00F3440E" w:rsidRDefault="00F3440E" w:rsidP="00F3440E">
      <w:pPr>
        <w:pStyle w:val="Bibliography"/>
      </w:pPr>
      <w:r>
        <w:t xml:space="preserve">Urban, M.C. 2007. The Growth-Predation Risk Trade-Off under a Growing Gape-Limited Predation Threat. Ecology </w:t>
      </w:r>
      <w:r>
        <w:rPr>
          <w:b/>
          <w:bCs/>
        </w:rPr>
        <w:t>88</w:t>
      </w:r>
      <w:r>
        <w:t>(10): 2587–2597. Ecological Society of America.</w:t>
      </w:r>
    </w:p>
    <w:p w14:paraId="1767ED3A" w14:textId="77777777" w:rsidR="00F3440E" w:rsidRDefault="00F3440E" w:rsidP="00F3440E">
      <w:pPr>
        <w:pStyle w:val="Bibliography"/>
      </w:pPr>
      <w:r>
        <w:t>Wickham, H. 2016. ggplot2: Elegant Graphics for Data Analysis. Springer-Verlag New York. Available from https://ggplot2.tidyverse.org.</w:t>
      </w:r>
    </w:p>
    <w:p w14:paraId="09047575" w14:textId="77777777" w:rsidR="00F3440E" w:rsidRDefault="00F3440E" w:rsidP="00F3440E">
      <w:pPr>
        <w:pStyle w:val="Bibliography"/>
      </w:pPr>
      <w:r>
        <w:t xml:space="preserve">Wilson, S.M., Hinch, S.G., Eliason, E.J., Farrell, A.P., and Cooke, S.J. 2013. Calibrating acoustic acceleration transmitters for estimating energy use by wild adult Pacific salmon. Comp. Biochem. Physiol. A. Mol. Integr. Physiol. </w:t>
      </w:r>
      <w:r>
        <w:rPr>
          <w:b/>
          <w:bCs/>
        </w:rPr>
        <w:t>164</w:t>
      </w:r>
      <w:r>
        <w:t>(3): 491–498. doi:10.1016/j.cbpa.2012.12.002.</w:t>
      </w:r>
    </w:p>
    <w:p w14:paraId="0B1AC381" w14:textId="77777777" w:rsidR="00F3440E" w:rsidRDefault="00F3440E" w:rsidP="00F3440E">
      <w:pPr>
        <w:pStyle w:val="Bibliography"/>
      </w:pPr>
      <w:r>
        <w:t xml:space="preserve">Yang, L.H., Bastow, J.L., Spence, K.O., and Wright, A.N. 2008. What Can We Learn from Resource Pulses? Ecology </w:t>
      </w:r>
      <w:r>
        <w:rPr>
          <w:b/>
          <w:bCs/>
        </w:rPr>
        <w:t>89</w:t>
      </w:r>
      <w:r>
        <w:t>(3): 621–634.</w:t>
      </w:r>
    </w:p>
    <w:p w14:paraId="7FDDE6AE" w14:textId="2B8B3970" w:rsidR="00727C28" w:rsidRPr="00E74FBC" w:rsidRDefault="00727C28" w:rsidP="007A33B3">
      <w:pPr>
        <w:spacing w:after="0" w:line="480" w:lineRule="auto"/>
        <w:ind w:left="360" w:hanging="360"/>
        <w:rPr>
          <w:rFonts w:ascii="Times New Roman" w:eastAsia="Times New Roman" w:hAnsi="Times New Roman" w:cs="Times New Roman"/>
        </w:rPr>
      </w:pPr>
      <w:r>
        <w:rPr>
          <w:rFonts w:ascii="Times New Roman" w:eastAsia="Times New Roman" w:hAnsi="Times New Roman" w:cs="Times New Roman"/>
        </w:rPr>
        <w:fldChar w:fldCharType="end"/>
      </w:r>
    </w:p>
    <w:sectPr w:rsidR="00727C28" w:rsidRPr="00E74FBC" w:rsidSect="00E74FBC">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Furey" w:date="2023-07-19T22:46:00Z" w:initials="NF">
    <w:p w14:paraId="4BB7113E" w14:textId="77777777" w:rsidR="001C3B45" w:rsidRDefault="001C3B45">
      <w:pPr>
        <w:pStyle w:val="CommentText"/>
      </w:pPr>
      <w:r>
        <w:rPr>
          <w:rStyle w:val="CommentReference"/>
        </w:rPr>
        <w:annotationRef/>
      </w:r>
      <w:r>
        <w:t>You can digest my comments throughout, but I’m going to suggest we more directly state the resident vs migrant comparison. “Life history strategies” can refer to a LOT of characteristics, so  I think we can be more direct here.</w:t>
      </w:r>
    </w:p>
    <w:p w14:paraId="58C70B8E" w14:textId="644BD1A8" w:rsidR="001C3B45" w:rsidRDefault="001C3B45">
      <w:pPr>
        <w:pStyle w:val="CommentText"/>
      </w:pPr>
    </w:p>
  </w:comment>
  <w:comment w:id="1" w:author="Nathan Furey" w:date="2023-07-19T22:47:00Z" w:initials="NF">
    <w:p w14:paraId="36B619B4" w14:textId="060B2BC8" w:rsidR="001C3B45" w:rsidRDefault="001C3B45">
      <w:pPr>
        <w:pStyle w:val="CommentText"/>
      </w:pPr>
      <w:r>
        <w:rPr>
          <w:rStyle w:val="CommentReference"/>
        </w:rPr>
        <w:annotationRef/>
      </w:r>
      <w:r>
        <w:t>Lars, you did the bulk of this while at UNH, and you aren’t doing this (I imagine) as part of your official capacity at DMR. So I would state your affililation as UNH (have that be 1), but then also put another symbol, and then list ** current affiliation: Maine Department of Marine Resources – this is commonplace</w:t>
      </w:r>
    </w:p>
  </w:comment>
  <w:comment w:id="2" w:author="Nathan Hermann" w:date="2023-06-30T10:25:00Z" w:initials="NH">
    <w:p w14:paraId="5C6EC8DD" w14:textId="77777777" w:rsidR="00B72284" w:rsidRDefault="00B72284">
      <w:pPr>
        <w:pStyle w:val="CommentText"/>
      </w:pPr>
      <w:r>
        <w:rPr>
          <w:rStyle w:val="CommentReference"/>
        </w:rPr>
        <w:annotationRef/>
      </w:r>
      <w:r>
        <w:t>MEPS</w:t>
      </w:r>
    </w:p>
    <w:p w14:paraId="211CBC4D" w14:textId="77777777" w:rsidR="00B72284" w:rsidRDefault="00B72284">
      <w:pPr>
        <w:pStyle w:val="CommentText"/>
      </w:pPr>
      <w:r>
        <w:t>Fish Biology</w:t>
      </w:r>
    </w:p>
    <w:p w14:paraId="0F88C150" w14:textId="77777777" w:rsidR="00B72284" w:rsidRDefault="00B72284" w:rsidP="00E4662A">
      <w:pPr>
        <w:pStyle w:val="CommentText"/>
      </w:pPr>
      <w:r>
        <w:t>Marine Biology</w:t>
      </w:r>
    </w:p>
  </w:comment>
  <w:comment w:id="3" w:author="Nathan Hermann" w:date="2023-07-05T10:22:00Z" w:initials="NH">
    <w:p w14:paraId="55EC00F0" w14:textId="77777777" w:rsidR="00D933D4" w:rsidRDefault="00D933D4" w:rsidP="007C1B7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4" w:author="Nathan Furey" w:date="2023-07-19T22:49:00Z" w:initials="NF">
    <w:p w14:paraId="696A775B" w14:textId="2EAC4CB1" w:rsidR="001C3B45" w:rsidRDefault="001C3B45">
      <w:pPr>
        <w:pStyle w:val="CommentText"/>
      </w:pPr>
      <w:r>
        <w:rPr>
          <w:rStyle w:val="CommentReference"/>
        </w:rPr>
        <w:annotationRef/>
      </w:r>
      <w:r>
        <w:t>I like aiming for Oecologia if you guys can be patient and dael with resubmission in the instance of rejection</w:t>
      </w:r>
    </w:p>
  </w:comment>
  <w:comment w:id="5" w:author="Nathan Furey" w:date="2023-07-19T23:18:00Z" w:initials="NF">
    <w:p w14:paraId="0DFC9E26" w14:textId="31172E83" w:rsidR="00183941" w:rsidRDefault="00183941">
      <w:pPr>
        <w:pStyle w:val="CommentText"/>
      </w:pPr>
      <w:r>
        <w:rPr>
          <w:rStyle w:val="CommentReference"/>
        </w:rPr>
        <w:annotationRef/>
      </w:r>
      <w:r>
        <w:t xml:space="preserve">Need to inject quantities into the Abstract. Sample sizes. Some relative consumption at minimum, but could consider some % empty stomachs, FOO, number unique prey, etc. Just some quantities sprinkled in for readres to gte a sense of what we have. </w:t>
      </w:r>
    </w:p>
  </w:comment>
  <w:comment w:id="15" w:author="Nathan Furey" w:date="2023-07-19T23:20:00Z" w:initials="NF">
    <w:p w14:paraId="54240ABE" w14:textId="762A90BF" w:rsidR="00183941" w:rsidRDefault="00183941">
      <w:pPr>
        <w:pStyle w:val="CommentText"/>
      </w:pPr>
      <w:r>
        <w:rPr>
          <w:rStyle w:val="CommentReference"/>
        </w:rPr>
        <w:annotationRef/>
      </w:r>
      <w:r>
        <w:t>I’ll suggest this in the Intro/Discussion as well. But I think you can be more specific to resident vs migrant.</w:t>
      </w:r>
    </w:p>
  </w:comment>
  <w:comment w:id="20" w:author="Nathan Furey" w:date="2023-07-19T23:21:00Z" w:initials="NF">
    <w:p w14:paraId="4437B0F8" w14:textId="5AB27431" w:rsidR="00BE0947" w:rsidRDefault="00BE0947">
      <w:pPr>
        <w:pStyle w:val="CommentText"/>
      </w:pPr>
      <w:r>
        <w:rPr>
          <w:rStyle w:val="CommentReference"/>
        </w:rPr>
        <w:annotationRef/>
      </w:r>
      <w:r>
        <w:t>Sample sizes needed</w:t>
      </w:r>
    </w:p>
  </w:comment>
  <w:comment w:id="35" w:author="Nathan Furey" w:date="2023-07-19T23:23:00Z" w:initials="NF">
    <w:p w14:paraId="4B148D77" w14:textId="2D94BB1D" w:rsidR="00BE0947" w:rsidRDefault="00BE0947">
      <w:pPr>
        <w:pStyle w:val="CommentText"/>
      </w:pPr>
      <w:r>
        <w:rPr>
          <w:rStyle w:val="CommentReference"/>
        </w:rPr>
        <w:annotationRef/>
      </w:r>
      <w:r>
        <w:t>Awkward transition from first half of sentence to second. Hard to follow</w:t>
      </w:r>
    </w:p>
  </w:comment>
  <w:comment w:id="39" w:author="Nathan Furey" w:date="2023-07-19T23:25:00Z" w:initials="NF">
    <w:p w14:paraId="0AF6C3A6" w14:textId="709EF550" w:rsidR="00BE0947" w:rsidRDefault="00BE0947">
      <w:pPr>
        <w:pStyle w:val="CommentText"/>
      </w:pPr>
      <w:r>
        <w:rPr>
          <w:rStyle w:val="CommentReference"/>
        </w:rPr>
        <w:annotationRef/>
      </w:r>
      <w:r>
        <w:t>quantify</w:t>
      </w:r>
    </w:p>
  </w:comment>
  <w:comment w:id="42" w:author="Nathan Furey" w:date="2023-07-19T23:24:00Z" w:initials="NF">
    <w:p w14:paraId="0F3BCAC2" w14:textId="36495A40" w:rsidR="00BE0947" w:rsidRDefault="00BE0947">
      <w:pPr>
        <w:pStyle w:val="CommentText"/>
      </w:pPr>
      <w:r>
        <w:rPr>
          <w:rStyle w:val="CommentReference"/>
        </w:rPr>
        <w:annotationRef/>
      </w:r>
      <w:r>
        <w:t>quantify</w:t>
      </w:r>
    </w:p>
  </w:comment>
  <w:comment w:id="43" w:author="Nathan Furey" w:date="2023-07-19T23:25:00Z" w:initials="NF">
    <w:p w14:paraId="3012DD3F" w14:textId="7A472B98" w:rsidR="00051BB7" w:rsidRDefault="00051BB7">
      <w:pPr>
        <w:pStyle w:val="CommentText"/>
      </w:pPr>
      <w:r>
        <w:rPr>
          <w:rStyle w:val="CommentReference"/>
        </w:rPr>
        <w:annotationRef/>
      </w:r>
      <w:r>
        <w:t>good – but I’d bring it back more specifically to migrant vs resident. This is the one paper we can do this most cleanly, because we are including data from both in it!</w:t>
      </w:r>
    </w:p>
  </w:comment>
  <w:comment w:id="44" w:author="Nathan Furey" w:date="2023-07-19T23:25:00Z" w:initials="NF">
    <w:p w14:paraId="1A183151" w14:textId="77777777" w:rsidR="006146A3" w:rsidRDefault="006146A3">
      <w:pPr>
        <w:pStyle w:val="CommentText"/>
      </w:pPr>
      <w:r>
        <w:rPr>
          <w:rStyle w:val="CommentReference"/>
        </w:rPr>
        <w:annotationRef/>
      </w:r>
      <w:r>
        <w:t>Depending on journal, max # of keywords varies. Othre ideas in case there is room or you like any bttr</w:t>
      </w:r>
    </w:p>
    <w:p w14:paraId="51D98455" w14:textId="40D58A51" w:rsidR="006146A3" w:rsidRDefault="00C35D5A" w:rsidP="006146A3">
      <w:pPr>
        <w:pStyle w:val="CommentText"/>
        <w:numPr>
          <w:ilvl w:val="0"/>
          <w:numId w:val="9"/>
        </w:numPr>
      </w:pPr>
      <w:r>
        <w:t>Phenology</w:t>
      </w:r>
    </w:p>
    <w:p w14:paraId="3BBCEEEB" w14:textId="77777777" w:rsidR="00C35D5A" w:rsidRDefault="00C35D5A" w:rsidP="006146A3">
      <w:pPr>
        <w:pStyle w:val="CommentText"/>
        <w:numPr>
          <w:ilvl w:val="0"/>
          <w:numId w:val="9"/>
        </w:numPr>
      </w:pPr>
      <w:r>
        <w:t>Stomach contents</w:t>
      </w:r>
    </w:p>
    <w:p w14:paraId="7066FCD7" w14:textId="77777777" w:rsidR="00C35D5A" w:rsidRDefault="00C35D5A" w:rsidP="006146A3">
      <w:pPr>
        <w:pStyle w:val="CommentText"/>
        <w:numPr>
          <w:ilvl w:val="0"/>
          <w:numId w:val="9"/>
        </w:numPr>
      </w:pPr>
      <w:r>
        <w:t>Feeding ecology</w:t>
      </w:r>
    </w:p>
    <w:p w14:paraId="3411ABBB" w14:textId="77777777" w:rsidR="00C35D5A" w:rsidRDefault="00C35D5A" w:rsidP="006146A3">
      <w:pPr>
        <w:pStyle w:val="CommentText"/>
        <w:numPr>
          <w:ilvl w:val="0"/>
          <w:numId w:val="9"/>
        </w:numPr>
      </w:pPr>
      <w:r>
        <w:t>Community ecology</w:t>
      </w:r>
    </w:p>
    <w:p w14:paraId="332800D2" w14:textId="56C5826C" w:rsidR="00C35D5A" w:rsidRDefault="00C35D5A" w:rsidP="006146A3">
      <w:pPr>
        <w:pStyle w:val="CommentText"/>
        <w:numPr>
          <w:ilvl w:val="0"/>
          <w:numId w:val="9"/>
        </w:numPr>
      </w:pPr>
      <w:r>
        <w:t>Trophic relationships</w:t>
      </w:r>
    </w:p>
  </w:comment>
  <w:comment w:id="45" w:author="Nathan Furey" w:date="2023-07-19T23:28:00Z" w:initials="NF">
    <w:p w14:paraId="07CF6043" w14:textId="70787378" w:rsidR="00C35D5A" w:rsidRDefault="00C35D5A">
      <w:pPr>
        <w:pStyle w:val="CommentText"/>
      </w:pPr>
      <w:r>
        <w:rPr>
          <w:rStyle w:val="CommentReference"/>
        </w:rPr>
        <w:annotationRef/>
      </w:r>
      <w:r>
        <w:t>I presume there is something missing after “including”?</w:t>
      </w:r>
    </w:p>
  </w:comment>
  <w:comment w:id="46" w:author="Nathan Furey" w:date="2023-07-19T23:28:00Z" w:initials="NF">
    <w:p w14:paraId="07EDA333" w14:textId="31B11022" w:rsidR="00C35D5A" w:rsidRDefault="00C35D5A">
      <w:pPr>
        <w:pStyle w:val="CommentText"/>
      </w:pPr>
      <w:r>
        <w:rPr>
          <w:rStyle w:val="CommentReference"/>
        </w:rPr>
        <w:annotationRef/>
      </w:r>
      <w:r>
        <w:t>I think we need to go one step further in clearlyl stating why they do this, at least presumably (avoid harshest conditions, but be in place, if they can match phenology, to exploit seasonal pulses of productivity</w:t>
      </w:r>
    </w:p>
  </w:comment>
  <w:comment w:id="49" w:author="Nathan Furey" w:date="2023-07-19T23:29:00Z" w:initials="NF">
    <w:p w14:paraId="49862D4D" w14:textId="77777777" w:rsidR="00C35D5A" w:rsidRDefault="00C35D5A">
      <w:pPr>
        <w:pStyle w:val="CommentText"/>
      </w:pPr>
      <w:r>
        <w:rPr>
          <w:rStyle w:val="CommentReference"/>
        </w:rPr>
        <w:annotationRef/>
      </w:r>
      <w:r>
        <w:t>Can get rid of this to make room for more clearly setting up the migrant vs resident potential tradeoffs</w:t>
      </w:r>
      <w:r w:rsidR="004632EF">
        <w:t>.</w:t>
      </w:r>
    </w:p>
    <w:p w14:paraId="3FFBCE83" w14:textId="77777777" w:rsidR="004632EF" w:rsidRDefault="004632EF">
      <w:pPr>
        <w:pStyle w:val="CommentText"/>
      </w:pPr>
    </w:p>
    <w:p w14:paraId="64B60312" w14:textId="76086D39" w:rsidR="004632EF" w:rsidRDefault="004632EF">
      <w:pPr>
        <w:pStyle w:val="CommentText"/>
      </w:pPr>
      <w:r>
        <w:t>Could also make this sentence more direct in those potential tradeoffs for rseidents – withstand harsh environmental change, but less requirements on mobility and do not risk phenoogical mismatch to the same degree</w:t>
      </w:r>
    </w:p>
  </w:comment>
  <w:comment w:id="50" w:author="Nathan Furey" w:date="2023-07-19T23:40:00Z" w:initials="NF">
    <w:p w14:paraId="1A074518" w14:textId="15B52BB4" w:rsidR="00285F0A" w:rsidRDefault="00285F0A">
      <w:pPr>
        <w:pStyle w:val="CommentText"/>
      </w:pPr>
      <w:r>
        <w:rPr>
          <w:rStyle w:val="CommentReference"/>
        </w:rPr>
        <w:annotationRef/>
      </w:r>
    </w:p>
  </w:comment>
  <w:comment w:id="52" w:author="Nathan Furey" w:date="2023-07-19T23:40:00Z" w:initials="NF">
    <w:p w14:paraId="0BC7B533" w14:textId="58EEFF62" w:rsidR="00285F0A" w:rsidRDefault="00285F0A">
      <w:pPr>
        <w:pStyle w:val="CommentText"/>
      </w:pPr>
      <w:r>
        <w:rPr>
          <w:rStyle w:val="CommentReference"/>
        </w:rPr>
        <w:annotationRef/>
      </w:r>
      <w:r>
        <w:t>I know this is a very general statement, but any relevant citations? Eveen a migration textbook?</w:t>
      </w:r>
    </w:p>
  </w:comment>
  <w:comment w:id="54" w:author="Nathan Furey" w:date="2023-07-19T23:42:00Z" w:initials="NF">
    <w:p w14:paraId="65A762B1" w14:textId="4526BD94" w:rsidR="00BE578F" w:rsidRDefault="00BE578F">
      <w:pPr>
        <w:pStyle w:val="CommentText"/>
      </w:pPr>
      <w:r>
        <w:rPr>
          <w:rStyle w:val="CommentReference"/>
        </w:rPr>
        <w:annotationRef/>
      </w:r>
      <w:r>
        <w:t>Citation?</w:t>
      </w:r>
    </w:p>
  </w:comment>
  <w:comment w:id="53" w:author="Nathan Furey" w:date="2023-07-19T23:41:00Z" w:initials="NF">
    <w:p w14:paraId="6DA545FB" w14:textId="77777777" w:rsidR="00285F0A" w:rsidRDefault="00285F0A">
      <w:pPr>
        <w:pStyle w:val="CommentText"/>
      </w:pPr>
      <w:r>
        <w:rPr>
          <w:rStyle w:val="CommentReference"/>
        </w:rPr>
        <w:annotationRef/>
      </w:r>
      <w:r>
        <w:t>I really like these ideas, but they feel more like Discussion material to me</w:t>
      </w:r>
      <w:r w:rsidR="00BE578F">
        <w:t xml:space="preserve"> – just set up the simple contrasts between migrants and residents, and that it might reflect in their diet. Then the Disucssion we can provide this nuance to help explain our observations.</w:t>
      </w:r>
    </w:p>
    <w:p w14:paraId="36C2EB84" w14:textId="47B108A4" w:rsidR="00BE578F" w:rsidRDefault="00BE578F">
      <w:pPr>
        <w:pStyle w:val="CommentText"/>
      </w:pPr>
    </w:p>
  </w:comment>
  <w:comment w:id="55" w:author="Nathan Furey" w:date="2023-07-19T23:42:00Z" w:initials="NF">
    <w:p w14:paraId="732FB77C" w14:textId="29A714C1" w:rsidR="00BE578F" w:rsidRDefault="00BE578F">
      <w:pPr>
        <w:pStyle w:val="CommentText"/>
      </w:pPr>
      <w:r>
        <w:rPr>
          <w:rStyle w:val="CommentReference"/>
        </w:rPr>
        <w:annotationRef/>
      </w:r>
      <w:r>
        <w:t>This paragraph is a great summary of diet analysis! It would be a great starting point or section of a textbook chapter. But I don’t think you need this level of detail here – stomach contents are pretty straightforward. Rather, I’d rather you focus on the ecology of what diet/feeding reflects, relative to seasonal prey pulses and how it might be useful in understanding how a migrant vs resident fish responds to a seasonal prey pulse</w:t>
      </w:r>
      <w:r w:rsidR="0007092D">
        <w:t xml:space="preserve"> (this could include introducing the idea of binge-feeding – see comments throughout)</w:t>
      </w:r>
      <w:r>
        <w:t xml:space="preserve">. Then the relevant couple of sentences on stomach/diet analyses can be folded/integrated into the final paragraph where eyou state your objectives </w:t>
      </w:r>
    </w:p>
  </w:comment>
  <w:comment w:id="58" w:author="Nathan Furey" w:date="2023-07-19T23:16:00Z" w:initials="NF">
    <w:p w14:paraId="60BC4709" w14:textId="7C4E150B" w:rsidR="00183941" w:rsidRDefault="00183941">
      <w:pPr>
        <w:pStyle w:val="CommentText"/>
      </w:pPr>
      <w:r>
        <w:rPr>
          <w:rStyle w:val="CommentReference"/>
        </w:rPr>
        <w:annotationRef/>
      </w:r>
      <w:r>
        <w:t>Can replace with your accepted paper Nate!</w:t>
      </w:r>
    </w:p>
  </w:comment>
  <w:comment w:id="59" w:author="Nathan Furey" w:date="2023-07-19T23:46:00Z" w:initials="NF">
    <w:p w14:paraId="60A48DB9" w14:textId="63117F42" w:rsidR="00D756A8" w:rsidRDefault="00D756A8">
      <w:pPr>
        <w:pStyle w:val="CommentText"/>
      </w:pPr>
      <w:r>
        <w:rPr>
          <w:rStyle w:val="CommentReference"/>
        </w:rPr>
        <w:annotationRef/>
      </w:r>
      <w:r>
        <w:t xml:space="preserve">Make this a new paragraph with topic sentence </w:t>
      </w:r>
      <w:r w:rsidR="0007092D">
        <w:t>foused on objectives/aims of the study. Then you can take a sentence or two to describe Tremblay as a model system (seasonal ice-off to which ecosystem responds), and that it is known that char  act as migrants (Hammer papers), and sculpin exhibit residence with high site fidelity year-round (Hermann papers)</w:t>
      </w:r>
    </w:p>
  </w:comment>
  <w:comment w:id="66" w:author="Nathan Furey" w:date="2023-07-19T23:49:00Z" w:initials="NF">
    <w:p w14:paraId="1F8600A4" w14:textId="2D5F87D9" w:rsidR="0007092D" w:rsidRDefault="0007092D">
      <w:pPr>
        <w:pStyle w:val="CommentText"/>
      </w:pPr>
      <w:r>
        <w:rPr>
          <w:rStyle w:val="CommentReference"/>
        </w:rPr>
        <w:annotationRef/>
      </w:r>
      <w:r>
        <w:t xml:space="preserve">Nate – we need to integrate the same species-ID information as in you rothre two papers. </w:t>
      </w:r>
    </w:p>
  </w:comment>
  <w:comment w:id="69" w:author="Nathan Furey" w:date="2023-07-19T23:51:00Z" w:initials="NF">
    <w:p w14:paraId="5D17DDA9" w14:textId="79736C2E" w:rsidR="0007092D" w:rsidRDefault="0007092D">
      <w:pPr>
        <w:pStyle w:val="CommentText"/>
      </w:pPr>
      <w:r>
        <w:rPr>
          <w:rStyle w:val="CommentReference"/>
        </w:rPr>
        <w:annotationRef/>
      </w:r>
      <w:r>
        <w:t>I would provide total and annual sample sizes here</w:t>
      </w:r>
    </w:p>
  </w:comment>
  <w:comment w:id="70" w:author="Nathan Furey" w:date="2023-07-19T23:51:00Z" w:initials="NF">
    <w:p w14:paraId="63A8EE4C" w14:textId="119D5193" w:rsidR="00B83D65" w:rsidRDefault="00B83D65">
      <w:pPr>
        <w:pStyle w:val="CommentText"/>
      </w:pPr>
      <w:r>
        <w:rPr>
          <w:rStyle w:val="CommentReference"/>
        </w:rPr>
        <w:annotationRef/>
      </w:r>
      <w:r>
        <w:t>Mass? (as in previous sentence)</w:t>
      </w:r>
    </w:p>
  </w:comment>
  <w:comment w:id="71" w:author="Nathan Furey" w:date="2023-07-19T23:52:00Z" w:initials="NF">
    <w:p w14:paraId="106C7ABB" w14:textId="6B1D1C76" w:rsidR="00B83D65" w:rsidRDefault="00B83D65">
      <w:pPr>
        <w:pStyle w:val="CommentText"/>
      </w:pPr>
      <w:r>
        <w:rPr>
          <w:rStyle w:val="CommentReference"/>
        </w:rPr>
        <w:annotationRef/>
      </w:r>
      <w:r>
        <w:t>TL? (see line above)</w:t>
      </w:r>
    </w:p>
  </w:comment>
  <w:comment w:id="72" w:author="Nathan Furey" w:date="2023-07-19T23:52:00Z" w:initials="NF">
    <w:p w14:paraId="5EF82F84" w14:textId="2C9F23ED" w:rsidR="00402B6D" w:rsidRDefault="00402B6D">
      <w:pPr>
        <w:pStyle w:val="CommentText"/>
      </w:pPr>
      <w:r>
        <w:rPr>
          <w:rStyle w:val="CommentReference"/>
        </w:rPr>
        <w:annotationRef/>
      </w:r>
      <w:r>
        <w:t>If we don’t report these here, we don’t need this sentence</w:t>
      </w:r>
    </w:p>
  </w:comment>
  <w:comment w:id="89" w:author="Nathan Furey" w:date="2023-07-19T23:54:00Z" w:initials="NF">
    <w:p w14:paraId="7E7613E4" w14:textId="579E06E6" w:rsidR="00402B6D" w:rsidRDefault="00402B6D">
      <w:pPr>
        <w:pStyle w:val="CommentText"/>
      </w:pPr>
      <w:r>
        <w:rPr>
          <w:rStyle w:val="CommentReference"/>
        </w:rPr>
        <w:annotationRef/>
      </w:r>
      <w:r>
        <w:t>What about 2019?</w:t>
      </w:r>
    </w:p>
  </w:comment>
  <w:comment w:id="90" w:author="Nathan Furey" w:date="2023-07-19T23:55:00Z" w:initials="NF">
    <w:p w14:paraId="58CB0FFB" w14:textId="2DC36985" w:rsidR="00402B6D" w:rsidRDefault="00402B6D">
      <w:pPr>
        <w:pStyle w:val="CommentText"/>
      </w:pPr>
      <w:r>
        <w:rPr>
          <w:rStyle w:val="CommentReference"/>
        </w:rPr>
        <w:annotationRef/>
      </w:r>
      <w:r>
        <w:t>Repetitive to above?</w:t>
      </w:r>
    </w:p>
  </w:comment>
  <w:comment w:id="98" w:author="Nathan Furey" w:date="2023-07-19T23:56:00Z" w:initials="NF">
    <w:p w14:paraId="731DBCB4" w14:textId="0E009EC9" w:rsidR="00402B6D" w:rsidRDefault="00402B6D">
      <w:pPr>
        <w:pStyle w:val="CommentText"/>
      </w:pPr>
      <w:r>
        <w:rPr>
          <w:rStyle w:val="CommentReference"/>
        </w:rPr>
        <w:annotationRef/>
      </w:r>
      <w:r>
        <w:t>Correct?</w:t>
      </w:r>
    </w:p>
  </w:comment>
  <w:comment w:id="100" w:author="Nathan Furey" w:date="2023-07-19T23:56:00Z" w:initials="NF">
    <w:p w14:paraId="6CA809CE" w14:textId="77C9FB47" w:rsidR="00402B6D" w:rsidRDefault="00402B6D">
      <w:pPr>
        <w:pStyle w:val="CommentText"/>
      </w:pPr>
      <w:r>
        <w:rPr>
          <w:rStyle w:val="CommentReference"/>
        </w:rPr>
        <w:annotationRef/>
      </w:r>
      <w:r>
        <w:t>Need to be specific as to what data were entered here (What does the input matrix look like) – is it still based on presence/absence?</w:t>
      </w:r>
    </w:p>
  </w:comment>
  <w:comment w:id="104" w:author="Nathan Furey" w:date="2023-07-19T23:57:00Z" w:initials="NF">
    <w:p w14:paraId="56331763" w14:textId="68E06B4B" w:rsidR="00402B6D" w:rsidRDefault="00402B6D">
      <w:pPr>
        <w:pStyle w:val="CommentText"/>
      </w:pPr>
      <w:r>
        <w:rPr>
          <w:rStyle w:val="CommentReference"/>
        </w:rPr>
        <w:annotationRef/>
      </w:r>
      <w:r>
        <w:t>Word choice – declining? Decreasing?</w:t>
      </w:r>
    </w:p>
  </w:comment>
  <w:comment w:id="103" w:author="Nathan Furey" w:date="2023-07-19T23:57:00Z" w:initials="NF">
    <w:p w14:paraId="098D9B33" w14:textId="2A0FF9AB" w:rsidR="00402B6D" w:rsidRDefault="00402B6D">
      <w:pPr>
        <w:pStyle w:val="CommentText"/>
      </w:pPr>
      <w:r>
        <w:rPr>
          <w:rStyle w:val="CommentReference"/>
        </w:rPr>
        <w:annotationRef/>
      </w:r>
      <w:r>
        <w:t>5 what? Stress?</w:t>
      </w:r>
    </w:p>
  </w:comment>
  <w:comment w:id="108" w:author="Nathan Furey" w:date="2023-07-20T00:04:00Z" w:initials="NF">
    <w:p w14:paraId="6BFDE63E" w14:textId="6B6D7E11" w:rsidR="00805E95" w:rsidRDefault="00805E95">
      <w:pPr>
        <w:pStyle w:val="CommentText"/>
      </w:pPr>
      <w:r>
        <w:rPr>
          <w:rStyle w:val="CommentReference"/>
        </w:rPr>
        <w:annotationRef/>
      </w:r>
      <w:r>
        <w:t>Write out definition on first mention</w:t>
      </w:r>
    </w:p>
  </w:comment>
  <w:comment w:id="109" w:author="Nathan Furey" w:date="2023-07-19T23:57:00Z" w:initials="NF">
    <w:p w14:paraId="77883D01" w14:textId="77777777" w:rsidR="00C76580" w:rsidRDefault="00C76580">
      <w:pPr>
        <w:pStyle w:val="CommentText"/>
      </w:pPr>
      <w:r>
        <w:rPr>
          <w:rStyle w:val="CommentReference"/>
        </w:rPr>
        <w:annotationRef/>
      </w:r>
      <w:r>
        <w:t>Need to expilcitlyl state what is a ‘function’ vs a ‘package’  - and we should be stating a package for R (and citing R) each time.</w:t>
      </w:r>
    </w:p>
    <w:p w14:paraId="45CA200F" w14:textId="77777777" w:rsidR="00C76580" w:rsidRDefault="00C76580">
      <w:pPr>
        <w:pStyle w:val="CommentText"/>
      </w:pPr>
    </w:p>
    <w:p w14:paraId="2D5B705E" w14:textId="47B0D174" w:rsidR="00C76580" w:rsidRDefault="00C76580">
      <w:pPr>
        <w:pStyle w:val="CommentText"/>
      </w:pPr>
      <w:r>
        <w:t xml:space="preserve">And each package needs a citation. </w:t>
      </w:r>
    </w:p>
  </w:comment>
  <w:comment w:id="110" w:author="Nathan Furey" w:date="2023-07-20T00:02:00Z" w:initials="NF">
    <w:p w14:paraId="0D9A0D88" w14:textId="4EE5F735" w:rsidR="00C76580" w:rsidRDefault="00C76580">
      <w:pPr>
        <w:pStyle w:val="CommentText"/>
      </w:pPr>
      <w:r>
        <w:rPr>
          <w:rStyle w:val="CommentReference"/>
        </w:rPr>
        <w:annotationRef/>
      </w:r>
      <w:r>
        <w:t>Maybe add one-sentnece justification of “To assess how well our sampling of Arctic char and sculpins stomachs captured variability in prey items, we used prey accumulation curves”.</w:t>
      </w:r>
    </w:p>
  </w:comment>
  <w:comment w:id="111" w:author="Nathan Furey" w:date="2023-07-20T00:03:00Z" w:initials="NF">
    <w:p w14:paraId="376E9326" w14:textId="56DA32B4" w:rsidR="00805E95" w:rsidRDefault="00805E95">
      <w:pPr>
        <w:pStyle w:val="CommentText"/>
      </w:pPr>
      <w:r>
        <w:rPr>
          <w:rStyle w:val="CommentReference"/>
        </w:rPr>
        <w:annotationRef/>
      </w:r>
      <w:r>
        <w:t>Can’t just do this once – need to state each time you mention a package, so that it’s clear that package is in R</w:t>
      </w:r>
    </w:p>
  </w:comment>
  <w:comment w:id="112" w:author="Nathan Furey" w:date="2023-07-20T00:05:00Z" w:initials="NF">
    <w:p w14:paraId="25262FF1" w14:textId="7F53C6BD" w:rsidR="00E63A93" w:rsidRDefault="00E63A93">
      <w:pPr>
        <w:pStyle w:val="CommentText"/>
      </w:pPr>
      <w:r>
        <w:rPr>
          <w:rStyle w:val="CommentReference"/>
        </w:rPr>
        <w:annotationRef/>
      </w:r>
      <w:r>
        <w:t xml:space="preserve">I think this needs to come first – start with “how much did they eat” to “what did they eat” to “how does the prey community vary between the two species” – I think honestly them eating at high rates (and low rates of empty stomachs) is just as important to the story – and easy to digest – as what they actually eat. </w:t>
      </w:r>
    </w:p>
  </w:comment>
  <w:comment w:id="122" w:author="Nathan Furey" w:date="2023-07-20T00:08:00Z" w:initials="NF">
    <w:p w14:paraId="50347D64" w14:textId="67FA696D" w:rsidR="00E63A93" w:rsidRDefault="00E63A93">
      <w:pPr>
        <w:pStyle w:val="CommentText"/>
      </w:pPr>
      <w:r>
        <w:rPr>
          <w:rStyle w:val="CommentReference"/>
        </w:rPr>
        <w:annotationRef/>
      </w:r>
      <w:r>
        <w:t xml:space="preserve">Write out definition </w:t>
      </w:r>
    </w:p>
  </w:comment>
  <w:comment w:id="123" w:author="Nathan Furey" w:date="2023-07-20T00:08:00Z" w:initials="NF">
    <w:p w14:paraId="23A3931E" w14:textId="00F16894" w:rsidR="00EA090F" w:rsidRDefault="00EA090F">
      <w:pPr>
        <w:pStyle w:val="CommentText"/>
      </w:pPr>
      <w:r>
        <w:rPr>
          <w:rStyle w:val="CommentReference"/>
        </w:rPr>
        <w:annotationRef/>
      </w:r>
      <w:r>
        <w:t>AICc weights? Delta AICc?</w:t>
      </w:r>
    </w:p>
  </w:comment>
  <w:comment w:id="124" w:author="Nathan Furey" w:date="2023-07-21T08:32:00Z" w:initials="NF">
    <w:p w14:paraId="7F5B8FE0" w14:textId="5B56DF87" w:rsidR="000B5241" w:rsidRDefault="000B5241">
      <w:pPr>
        <w:pStyle w:val="CommentText"/>
      </w:pPr>
      <w:r>
        <w:rPr>
          <w:rStyle w:val="CommentReference"/>
        </w:rPr>
        <w:annotationRef/>
      </w:r>
      <w:r>
        <w:t>Put into Methods</w:t>
      </w:r>
    </w:p>
  </w:comment>
  <w:comment w:id="126" w:author="Nathan Furey" w:date="2023-07-20T00:11:00Z" w:initials="NF">
    <w:p w14:paraId="73FFD9EC" w14:textId="18A0D0BE" w:rsidR="00C909B2" w:rsidRDefault="00C909B2">
      <w:pPr>
        <w:pStyle w:val="CommentText"/>
      </w:pPr>
      <w:r>
        <w:rPr>
          <w:rStyle w:val="CommentReference"/>
        </w:rPr>
        <w:annotationRef/>
      </w:r>
      <w:r>
        <w:t>Put into table 1</w:t>
      </w:r>
    </w:p>
  </w:comment>
  <w:comment w:id="128" w:author="Nathan Furey" w:date="2023-07-20T00:12:00Z" w:initials="NF">
    <w:p w14:paraId="1EFED8CB" w14:textId="0C35FAA4" w:rsidR="00C909B2" w:rsidRDefault="00C909B2">
      <w:pPr>
        <w:pStyle w:val="CommentText"/>
      </w:pPr>
      <w:r>
        <w:rPr>
          <w:rStyle w:val="CommentReference"/>
        </w:rPr>
        <w:annotationRef/>
      </w:r>
      <w:r>
        <w:t>Do not need this level of sig digits</w:t>
      </w:r>
    </w:p>
  </w:comment>
  <w:comment w:id="129" w:author="Nathan Furey" w:date="2023-07-20T00:12:00Z" w:initials="NF">
    <w:p w14:paraId="4ECD5F3A" w14:textId="72EF9FD6" w:rsidR="00C909B2" w:rsidRDefault="00C909B2">
      <w:pPr>
        <w:pStyle w:val="CommentText"/>
      </w:pPr>
      <w:r>
        <w:rPr>
          <w:rStyle w:val="CommentReference"/>
        </w:rPr>
        <w:annotationRef/>
      </w:r>
      <w:r>
        <w:t>Same here</w:t>
      </w:r>
    </w:p>
  </w:comment>
  <w:comment w:id="130" w:author="Nathan Furey" w:date="2023-07-20T00:12:00Z" w:initials="NF">
    <w:p w14:paraId="67CFE2A6" w14:textId="580103D6" w:rsidR="00C909B2" w:rsidRDefault="00C909B2">
      <w:pPr>
        <w:pStyle w:val="CommentText"/>
      </w:pPr>
      <w:r>
        <w:rPr>
          <w:rStyle w:val="CommentReference"/>
        </w:rPr>
        <w:annotationRef/>
      </w:r>
      <w:r>
        <w:t>samesies</w:t>
      </w:r>
    </w:p>
  </w:comment>
  <w:comment w:id="131" w:author="Nathan Furey" w:date="2023-07-20T00:12:00Z" w:initials="NF">
    <w:p w14:paraId="5F88E656" w14:textId="521AA8C2" w:rsidR="00C909B2" w:rsidRDefault="00C909B2">
      <w:pPr>
        <w:pStyle w:val="CommentText"/>
      </w:pPr>
      <w:r>
        <w:rPr>
          <w:rStyle w:val="CommentReference"/>
        </w:rPr>
        <w:annotationRef/>
      </w:r>
      <w:r>
        <w:t>same</w:t>
      </w:r>
    </w:p>
  </w:comment>
  <w:comment w:id="144" w:author="Nathan Furey" w:date="2023-07-21T08:36:00Z" w:initials="NF">
    <w:p w14:paraId="13787C4C" w14:textId="0D6987DA" w:rsidR="000B5241" w:rsidRDefault="000B5241">
      <w:pPr>
        <w:pStyle w:val="CommentText"/>
      </w:pPr>
      <w:r>
        <w:rPr>
          <w:rStyle w:val="CommentReference"/>
        </w:rPr>
        <w:annotationRef/>
      </w:r>
      <w:r>
        <w:t>what about fish?</w:t>
      </w:r>
    </w:p>
  </w:comment>
  <w:comment w:id="149" w:author="Nathan Furey" w:date="2023-07-21T08:36:00Z" w:initials="NF">
    <w:p w14:paraId="64FCD19F" w14:textId="2E34B367" w:rsidR="000B5241" w:rsidRDefault="000B5241">
      <w:pPr>
        <w:pStyle w:val="CommentText"/>
      </w:pPr>
      <w:r>
        <w:rPr>
          <w:rStyle w:val="CommentReference"/>
        </w:rPr>
        <w:annotationRef/>
      </w:r>
      <w:r>
        <w:t>Again, I think we need to be direct in the Methods/Results in what “Amphipods” or “fish” means. Does it mean you are aggregating (so any type of fish, even if IDd, gets called a fish), or rather it means identifiable only to the level of fish or amphipod?</w:t>
      </w:r>
      <w:r w:rsidR="005274B5">
        <w:t xml:space="preserve"> It’s fine that we can’t always get down further taxonomically, but we need to be really clear and consistent in the writing</w:t>
      </w:r>
    </w:p>
  </w:comment>
  <w:comment w:id="150" w:author="Nathan Furey" w:date="2023-07-21T08:39:00Z" w:initials="NF">
    <w:p w14:paraId="58AACC5C" w14:textId="644FEA45" w:rsidR="003A79AE" w:rsidRDefault="003A79AE">
      <w:pPr>
        <w:pStyle w:val="CommentText"/>
      </w:pPr>
      <w:r>
        <w:rPr>
          <w:rStyle w:val="CommentReference"/>
        </w:rPr>
        <w:annotationRef/>
      </w:r>
      <w:r>
        <w:t>Note to self – need to see if Discussion dives into importance/linkages between sea ice and amphipods</w:t>
      </w:r>
    </w:p>
  </w:comment>
  <w:comment w:id="156" w:author="Nathan Furey" w:date="2023-07-21T08:40:00Z" w:initials="NF">
    <w:p w14:paraId="269F35B8" w14:textId="4F2795E1" w:rsidR="003A79AE" w:rsidRDefault="003A79AE">
      <w:pPr>
        <w:pStyle w:val="CommentText"/>
      </w:pPr>
      <w:r>
        <w:rPr>
          <w:rStyle w:val="CommentReference"/>
        </w:rPr>
        <w:annotationRef/>
      </w:r>
      <w:r>
        <w:t xml:space="preserve">Again, may want to discuss how else to treat “Fish” or “Amphipods” – if it’s not aggregating at the FOO level, we could be affected simply by interannual differncse in ability to ID. I’m not sure it’s right to saw a FOO of “Fish” is 0 if there were fish, but they could all be identified. </w:t>
      </w:r>
    </w:p>
  </w:comment>
  <w:comment w:id="163" w:author="Nathan Furey" w:date="2023-07-21T08:43:00Z" w:initials="NF">
    <w:p w14:paraId="7A55EEA5" w14:textId="60472E6F" w:rsidR="007013EE" w:rsidRDefault="007013EE">
      <w:pPr>
        <w:pStyle w:val="CommentText"/>
      </w:pPr>
      <w:r>
        <w:rPr>
          <w:rStyle w:val="CommentReference"/>
        </w:rPr>
        <w:annotationRef/>
      </w:r>
      <w:r>
        <w:t>I would probably lput this first? But then I’d focus the topic sentence more broadly on empty vs non-empty stomachs, and then into feeding intensity</w:t>
      </w:r>
    </w:p>
  </w:comment>
  <w:comment w:id="164" w:author="Nathan Furey" w:date="2023-07-21T08:43:00Z" w:initials="NF">
    <w:p w14:paraId="17E5DE58" w14:textId="2E19AF95" w:rsidR="007013EE" w:rsidRDefault="007013EE">
      <w:pPr>
        <w:pStyle w:val="CommentText"/>
      </w:pPr>
      <w:r>
        <w:rPr>
          <w:rStyle w:val="CommentReference"/>
        </w:rPr>
        <w:annotationRef/>
      </w:r>
      <w:r>
        <w:t>Given this is the first sentence of the Discussion, it makes sense to re=order methods/results to match</w:t>
      </w:r>
    </w:p>
  </w:comment>
  <w:comment w:id="166" w:author="Nathan Furey" w:date="2023-07-21T08:54:00Z" w:initials="NF">
    <w:p w14:paraId="27F1F376" w14:textId="7E1AB05C" w:rsidR="00431A64" w:rsidRDefault="00431A64">
      <w:pPr>
        <w:pStyle w:val="CommentText"/>
      </w:pPr>
      <w:r>
        <w:rPr>
          <w:rStyle w:val="CommentReference"/>
        </w:rPr>
        <w:annotationRef/>
      </w:r>
      <w:r>
        <w:t>Also Armstrong paper(s)</w:t>
      </w:r>
    </w:p>
  </w:comment>
  <w:comment w:id="165" w:author="Nathan Furey" w:date="2023-07-21T08:48:00Z" w:initials="NF">
    <w:p w14:paraId="040C5167" w14:textId="77777777" w:rsidR="00600A7C" w:rsidRDefault="00600A7C">
      <w:pPr>
        <w:pStyle w:val="CommentText"/>
      </w:pPr>
      <w:r>
        <w:rPr>
          <w:rStyle w:val="CommentReference"/>
        </w:rPr>
        <w:annotationRef/>
      </w:r>
      <w:r>
        <w:t>I really like this idea – but 1) we need to introduce the idea of binge-feeding, or even just really intensive feeding, in the Introduction and 2) I need to think about what level of detail it’s worth going to. This feels very “out of the blue” – throwing in bioenergetics models, different species, hyperphagia, all embedded in a paragraph with a simpler topic sentence of “they eat a lot.” So either we keep this simpler and really condense the text on binge-feeding (to say something like – more work would be needed to confirm, but it appears qualitatively both species are at times binge-feeding when the sea-ice retreats), OR we need to more formally enter this framework into the paper. Add a section in the Methods and Results on using bioeneregetics and putting our fish their close-counterpart models.</w:t>
      </w:r>
    </w:p>
    <w:p w14:paraId="0EE005F9" w14:textId="77777777" w:rsidR="00600A7C" w:rsidRDefault="00600A7C">
      <w:pPr>
        <w:pStyle w:val="CommentText"/>
      </w:pPr>
    </w:p>
    <w:p w14:paraId="72178D94" w14:textId="08CBD611" w:rsidR="00600A7C" w:rsidRDefault="00600A7C">
      <w:pPr>
        <w:pStyle w:val="CommentText"/>
      </w:pPr>
    </w:p>
  </w:comment>
  <w:comment w:id="180" w:author="Nathan Furey" w:date="2023-07-21T08:53:00Z" w:initials="NF">
    <w:p w14:paraId="28A3195C" w14:textId="1F0275F9" w:rsidR="00431A64" w:rsidRDefault="00431A64">
      <w:pPr>
        <w:pStyle w:val="CommentText"/>
      </w:pPr>
      <w:r>
        <w:rPr>
          <w:rStyle w:val="CommentReference"/>
        </w:rPr>
        <w:annotationRef/>
      </w:r>
      <w:r>
        <w:t>And migratory status?</w:t>
      </w:r>
    </w:p>
  </w:comment>
  <w:comment w:id="191" w:author="Nathan Furey" w:date="2023-07-19T23:16:00Z" w:initials="NF">
    <w:p w14:paraId="1ECE5F40" w14:textId="495D32C1" w:rsidR="00183941" w:rsidRDefault="00183941">
      <w:pPr>
        <w:pStyle w:val="CommentText"/>
      </w:pPr>
      <w:r>
        <w:rPr>
          <w:rStyle w:val="CommentReference"/>
        </w:rPr>
        <w:annotationRef/>
      </w:r>
      <w:r>
        <w:t>replace</w:t>
      </w:r>
    </w:p>
  </w:comment>
  <w:comment w:id="192" w:author="Nathan Furey" w:date="2023-07-21T08:55:00Z" w:initials="NF">
    <w:p w14:paraId="05BD298D" w14:textId="28D5C104" w:rsidR="00431A64" w:rsidRDefault="00431A64">
      <w:pPr>
        <w:pStyle w:val="CommentText"/>
      </w:pPr>
      <w:r>
        <w:rPr>
          <w:rStyle w:val="CommentReference"/>
        </w:rPr>
        <w:annotationRef/>
      </w:r>
      <w:r>
        <w:t xml:space="preserve">is this an idea worth setting up in the Introduction as well? Relating to migratory vs resident </w:t>
      </w:r>
    </w:p>
  </w:comment>
  <w:comment w:id="195" w:author="Nathan Furey" w:date="2023-07-21T09:01:00Z" w:initials="NF">
    <w:p w14:paraId="4F895C08" w14:textId="77777777" w:rsidR="004404A0" w:rsidRDefault="004404A0">
      <w:pPr>
        <w:pStyle w:val="CommentText"/>
      </w:pPr>
      <w:r>
        <w:rPr>
          <w:rStyle w:val="CommentReference"/>
        </w:rPr>
        <w:annotationRef/>
      </w:r>
      <w:r>
        <w:t>I like the idea of plasticity, but I think this is just too much text on the idea, and it starts to wander from the point of the topic sentence (mobility). Can we condsense this down to a sentence such that reads much more as “something else that’s neat consider but doesn’t impact our findings direclty is X” ?</w:t>
      </w:r>
    </w:p>
    <w:p w14:paraId="49496736" w14:textId="77777777" w:rsidR="00A055BA" w:rsidRDefault="00A055BA">
      <w:pPr>
        <w:pStyle w:val="CommentText"/>
      </w:pPr>
    </w:p>
    <w:p w14:paraId="71DDB925" w14:textId="682A9095" w:rsidR="00A055BA" w:rsidRDefault="00A055BA">
      <w:pPr>
        <w:pStyle w:val="CommentText"/>
      </w:pPr>
      <w:r>
        <w:t>And whether it’s here or elsewhere, we may want to see if any of Matt Gilbert’s work is relevant from an energetics/ plasticity/migrations standpoint – but I think a lot of his coolest work is still not published</w:t>
      </w:r>
    </w:p>
    <w:p w14:paraId="08042E9C" w14:textId="77777777" w:rsidR="00A055BA" w:rsidRDefault="00A055BA">
      <w:pPr>
        <w:pStyle w:val="CommentText"/>
      </w:pPr>
    </w:p>
    <w:p w14:paraId="788FA0BD" w14:textId="788C8845" w:rsidR="00A055BA" w:rsidRDefault="00A055BA">
      <w:pPr>
        <w:pStyle w:val="CommentText"/>
      </w:pPr>
      <w:hyperlink r:id="rId1" w:history="1">
        <w:r w:rsidRPr="00365761">
          <w:rPr>
            <w:rStyle w:val="Hyperlink"/>
          </w:rPr>
          <w:t>https://scholar.google.com/citations?user=QV1Cek0AAAAJ&amp;hl=en&amp;oi=sra</w:t>
        </w:r>
      </w:hyperlink>
      <w:r>
        <w:t xml:space="preserve"> </w:t>
      </w:r>
    </w:p>
  </w:comment>
  <w:comment w:id="197" w:author="Nathan Furey" w:date="2023-07-21T09:10:00Z" w:initials="NF">
    <w:p w14:paraId="2367AC56" w14:textId="1243FA5B" w:rsidR="003039B2" w:rsidRDefault="003039B2">
      <w:pPr>
        <w:pStyle w:val="CommentText"/>
      </w:pPr>
      <w:r>
        <w:rPr>
          <w:rStyle w:val="CommentReference"/>
        </w:rPr>
        <w:annotationRef/>
      </w:r>
      <w:r>
        <w:t xml:space="preserve">I like the desire to keep this discussion broadly applicable to migrants, but we still have to acknowledge and use the context of the Arctic charr literature – there is a pretty rich literature on their migrations, foraging tradeoffs, feeding intensity, etc. that </w:t>
      </w:r>
      <w:r w:rsidR="00132078">
        <w:t xml:space="preserve">we need to bring into the </w:t>
      </w:r>
      <w:r>
        <w:t xml:space="preserve">Discussion. </w:t>
      </w:r>
      <w:r w:rsidR="00132078">
        <w:t>This doesn’t have to focus the paper just to char, but rather just gives deeper context for this broad ideas</w:t>
      </w:r>
      <w:r w:rsidR="00F63540">
        <w:t xml:space="preserve">. It will take some balance to ensure we aren’t injecting too much char (ha!) to have balance with the scullpins, but in a section like this focused on mobility and migratory behaviors, it simply makes sense to put into context of what is known. </w:t>
      </w:r>
    </w:p>
    <w:p w14:paraId="3D6A5CA4" w14:textId="77777777" w:rsidR="003039B2" w:rsidRDefault="003039B2">
      <w:pPr>
        <w:pStyle w:val="CommentText"/>
      </w:pPr>
    </w:p>
    <w:p w14:paraId="59F192DE" w14:textId="4C331410" w:rsidR="003039B2" w:rsidRDefault="003039B2">
      <w:pPr>
        <w:pStyle w:val="CommentText"/>
      </w:pPr>
      <w:r>
        <w:t xml:space="preserve">See papers by JS Moore: </w:t>
      </w:r>
      <w:hyperlink r:id="rId2" w:history="1">
        <w:r w:rsidRPr="00365761">
          <w:rPr>
            <w:rStyle w:val="Hyperlink"/>
          </w:rPr>
          <w:t>https://scholar.google.com/citations?user=QLFiuioAAAAJ&amp;hl=en&amp;oi=sra</w:t>
        </w:r>
      </w:hyperlink>
    </w:p>
    <w:p w14:paraId="40161B1C" w14:textId="6E0042C5" w:rsidR="003039B2" w:rsidRDefault="003039B2">
      <w:pPr>
        <w:pStyle w:val="CommentText"/>
      </w:pPr>
    </w:p>
    <w:p w14:paraId="1B0E83D1" w14:textId="1F8CBF47" w:rsidR="00132078" w:rsidRDefault="00132078">
      <w:pPr>
        <w:pStyle w:val="CommentText"/>
      </w:pPr>
      <w:r>
        <w:t>Aaron Spares</w:t>
      </w:r>
    </w:p>
    <w:p w14:paraId="7592CA60" w14:textId="476073FC" w:rsidR="00132078" w:rsidRDefault="00132078">
      <w:pPr>
        <w:pStyle w:val="CommentText"/>
      </w:pPr>
      <w:hyperlink r:id="rId3" w:history="1">
        <w:r w:rsidRPr="00365761">
          <w:rPr>
            <w:rStyle w:val="Hyperlink"/>
          </w:rPr>
          <w:t>https://link.springer.com/article/10.1007/s00227-012-1949-y</w:t>
        </w:r>
      </w:hyperlink>
      <w:r>
        <w:t xml:space="preserve"> </w:t>
      </w:r>
    </w:p>
    <w:p w14:paraId="5A4E7505" w14:textId="77777777" w:rsidR="00132078" w:rsidRDefault="00132078">
      <w:pPr>
        <w:pStyle w:val="CommentText"/>
      </w:pPr>
    </w:p>
    <w:p w14:paraId="68676AFA" w14:textId="1DBEE9A5" w:rsidR="003039B2" w:rsidRDefault="003039B2">
      <w:pPr>
        <w:pStyle w:val="CommentText"/>
      </w:pPr>
    </w:p>
  </w:comment>
  <w:comment w:id="202" w:author="Nathan Furey" w:date="2023-07-21T10:10:00Z" w:initials="NF">
    <w:p w14:paraId="54E5A8A9" w14:textId="7806D7EE" w:rsidR="00F63540" w:rsidRDefault="00F63540">
      <w:pPr>
        <w:pStyle w:val="CommentText"/>
      </w:pPr>
      <w:r>
        <w:rPr>
          <w:rStyle w:val="CommentReference"/>
        </w:rPr>
        <w:annotationRef/>
      </w:r>
      <w:r>
        <w:t>rephrase</w:t>
      </w:r>
    </w:p>
  </w:comment>
  <w:comment w:id="200" w:author="Nathan Furey" w:date="2023-07-22T08:41:00Z" w:initials="NF">
    <w:p w14:paraId="574DAFAD" w14:textId="4DB0648B" w:rsidR="00B57022" w:rsidRDefault="00B57022">
      <w:pPr>
        <w:pStyle w:val="CommentText"/>
      </w:pPr>
      <w:r>
        <w:rPr>
          <w:rStyle w:val="CommentReference"/>
        </w:rPr>
        <w:annotationRef/>
      </w:r>
      <w:r>
        <w:t>combine these 2 sentencse into 1</w:t>
      </w:r>
    </w:p>
  </w:comment>
  <w:comment w:id="203" w:author="Nathan Furey" w:date="2023-07-22T08:42:00Z" w:initials="NF">
    <w:p w14:paraId="4B3ADB50" w14:textId="3D945644" w:rsidR="00B57022" w:rsidRDefault="00B57022">
      <w:pPr>
        <w:pStyle w:val="CommentText"/>
      </w:pPr>
      <w:r>
        <w:rPr>
          <w:rStyle w:val="CommentReference"/>
        </w:rPr>
        <w:annotationRef/>
      </w:r>
      <w:r>
        <w:t>I would try to condense and be more direct – stating which amphipods were more or less ice-associated</w:t>
      </w:r>
    </w:p>
  </w:comment>
  <w:comment w:id="204" w:author="Nathan Furey" w:date="2023-07-22T08:44:00Z" w:initials="NF">
    <w:p w14:paraId="798F1D8D" w14:textId="2A1F6112" w:rsidR="00B57022" w:rsidRDefault="00B57022">
      <w:pPr>
        <w:pStyle w:val="CommentText"/>
      </w:pPr>
      <w:r>
        <w:rPr>
          <w:rStyle w:val="CommentReference"/>
        </w:rPr>
        <w:annotationRef/>
      </w:r>
      <w:r>
        <w:t>Be more direct</w:t>
      </w:r>
    </w:p>
  </w:comment>
  <w:comment w:id="215" w:author="Nathan Furey" w:date="2023-07-22T08:48:00Z" w:initials="NF">
    <w:p w14:paraId="42F14CAD" w14:textId="7B016AF0" w:rsidR="00546556" w:rsidRDefault="00546556">
      <w:pPr>
        <w:pStyle w:val="CommentText"/>
      </w:pPr>
      <w:r>
        <w:rPr>
          <w:rStyle w:val="CommentReference"/>
        </w:rPr>
        <w:annotationRef/>
      </w:r>
      <w:r>
        <w:t>But sculpin individually used much smaller spaces than char. I think a touch more detail from each of your work, which provides direct observations of behavior in this exact system, is warranted. Whether here or in the mobility paragraph</w:t>
      </w:r>
    </w:p>
  </w:comment>
  <w:comment w:id="228" w:author="Nathan Furey" w:date="2023-07-22T08:52:00Z" w:initials="NF">
    <w:p w14:paraId="0D0EFBC7" w14:textId="77777777" w:rsidR="0018066C" w:rsidRDefault="0018066C">
      <w:pPr>
        <w:pStyle w:val="CommentText"/>
      </w:pPr>
      <w:r>
        <w:rPr>
          <w:rStyle w:val="CommentReference"/>
        </w:rPr>
        <w:annotationRef/>
      </w:r>
      <w:r>
        <w:t>I like this. I think it warrants a bit more consistent emphasis on ice-on/ice-off dynamics in the Discussion.</w:t>
      </w:r>
    </w:p>
    <w:p w14:paraId="2A819DD6" w14:textId="77777777" w:rsidR="0018066C" w:rsidRDefault="0018066C">
      <w:pPr>
        <w:pStyle w:val="CommentText"/>
      </w:pPr>
    </w:p>
    <w:p w14:paraId="0EB170CD" w14:textId="244019C8" w:rsidR="0018066C" w:rsidRDefault="0018066C">
      <w:pPr>
        <w:pStyle w:val="CommentText"/>
      </w:pPr>
      <w:r>
        <w:t xml:space="preserve">And we should be bringing back resident vs migrant, mobile specialists vs opportunistic residents into this new context of ice-free summer </w:t>
      </w:r>
    </w:p>
  </w:comment>
  <w:comment w:id="229" w:author="Nathan Furey" w:date="2023-07-19T22:54:00Z" w:initials="NF">
    <w:p w14:paraId="5515957A" w14:textId="1DFD7E22" w:rsidR="00ED3E6A" w:rsidRDefault="00ED3E6A">
      <w:pPr>
        <w:pStyle w:val="CommentText"/>
      </w:pPr>
      <w:r>
        <w:rPr>
          <w:rStyle w:val="CommentReference"/>
        </w:rPr>
        <w:annotationRef/>
      </w:r>
      <w:r>
        <w:t xml:space="preserve">Can we break this out by year? And then maybe add some broad characteristics of the diet? Like % empty stomachs, mean +- SD of relative consumption? I know that’s a bit repetitive with the figures, but given we have a table, might as well lelverage it. </w:t>
      </w:r>
    </w:p>
  </w:comment>
  <w:comment w:id="232" w:author="Nathan Furey" w:date="2023-07-19T22:56:00Z" w:initials="NF">
    <w:p w14:paraId="1F29D1F6" w14:textId="4EAD6D19" w:rsidR="007A7169" w:rsidRDefault="007A7169">
      <w:pPr>
        <w:pStyle w:val="CommentText"/>
      </w:pPr>
      <w:r>
        <w:rPr>
          <w:rStyle w:val="CommentReference"/>
        </w:rPr>
        <w:annotationRef/>
      </w:r>
      <w:r>
        <w:t xml:space="preserve">Sculpins or Sculpin spp </w:t>
      </w:r>
    </w:p>
  </w:comment>
  <w:comment w:id="233" w:author="Nathan Furey" w:date="2023-07-19T22:56:00Z" w:initials="NF">
    <w:p w14:paraId="0E2150FD" w14:textId="747D1EF2" w:rsidR="00F11BA1" w:rsidRDefault="00F11BA1">
      <w:pPr>
        <w:pStyle w:val="CommentText"/>
      </w:pPr>
      <w:r>
        <w:rPr>
          <w:rStyle w:val="CommentReference"/>
        </w:rPr>
        <w:annotationRef/>
      </w:r>
      <w:r>
        <w:t xml:space="preserve">Ths will be need to be brought in as an actual table rather than an image of a table for submission. </w:t>
      </w:r>
    </w:p>
  </w:comment>
  <w:comment w:id="234" w:author="Nathan Furey" w:date="2023-07-19T22:59:00Z" w:initials="NF">
    <w:p w14:paraId="3917F6EC" w14:textId="2E4DA6AB" w:rsidR="00F11BA1" w:rsidRDefault="00F11BA1">
      <w:pPr>
        <w:pStyle w:val="CommentText"/>
      </w:pPr>
      <w:r>
        <w:rPr>
          <w:rStyle w:val="CommentReference"/>
        </w:rPr>
        <w:annotationRef/>
      </w:r>
      <w:r>
        <w:t>The idea of model weights were not described in the Methods</w:t>
      </w:r>
    </w:p>
  </w:comment>
  <w:comment w:id="235" w:author="Nathan Furey" w:date="2023-07-19T22:59:00Z" w:initials="NF">
    <w:p w14:paraId="78879E8C" w14:textId="2AD3CD7E" w:rsidR="00F11BA1" w:rsidRDefault="00F11BA1">
      <w:pPr>
        <w:pStyle w:val="CommentText"/>
      </w:pPr>
      <w:r>
        <w:rPr>
          <w:rStyle w:val="CommentReference"/>
        </w:rPr>
        <w:annotationRef/>
      </w:r>
      <w:r>
        <w:t>Not defined in the Mtehods</w:t>
      </w:r>
    </w:p>
  </w:comment>
  <w:comment w:id="236" w:author="Nathan Furey" w:date="2023-07-19T22:59:00Z" w:initials="NF">
    <w:p w14:paraId="15030333" w14:textId="10810D82" w:rsidR="00F11BA1" w:rsidRDefault="00F11BA1">
      <w:pPr>
        <w:pStyle w:val="CommentText"/>
      </w:pPr>
      <w:r>
        <w:rPr>
          <w:rStyle w:val="CommentReference"/>
        </w:rPr>
        <w:annotationRef/>
      </w:r>
      <w:r>
        <w:t>Sculpins?</w:t>
      </w:r>
    </w:p>
  </w:comment>
  <w:comment w:id="239" w:author="ljhammer96@gmail.com" w:date="2022-10-12T18:14:00Z" w:initials="lj">
    <w:p w14:paraId="274688DE" w14:textId="3C095111" w:rsidR="002558C2" w:rsidRDefault="002558C2" w:rsidP="002558C2">
      <w:r>
        <w:t>might be better as a supplement</w:t>
      </w:r>
      <w:r>
        <w:annotationRef/>
      </w:r>
    </w:p>
  </w:comment>
  <w:comment w:id="240" w:author="Nathan Furey" w:date="2023-07-19T23:00:00Z" w:initials="NF">
    <w:p w14:paraId="42F9CAE3" w14:textId="77777777" w:rsidR="00F11BA1" w:rsidRDefault="00F11BA1">
      <w:pPr>
        <w:pStyle w:val="CommentText"/>
      </w:pPr>
      <w:r>
        <w:rPr>
          <w:rStyle w:val="CommentReference"/>
        </w:rPr>
        <w:annotationRef/>
      </w:r>
      <w:r>
        <w:t>something we need to discuss before going further (and then also clarify in the writing), is how broad taxonomic categories were used. For example, is “fish” a completely different/unique diet category from more specific fish, such as sand lance or Arctic cod? What does this do to NMDS? And should fish be “unid. Fish”?</w:t>
      </w:r>
    </w:p>
    <w:p w14:paraId="585FEA26" w14:textId="0F8F403C" w:rsidR="00F11BA1" w:rsidRDefault="00F11BA1">
      <w:pPr>
        <w:pStyle w:val="CommentText"/>
      </w:pPr>
    </w:p>
    <w:p w14:paraId="059FFE77" w14:textId="66429C36" w:rsidR="00D068CB" w:rsidRDefault="00D068CB">
      <w:pPr>
        <w:pStyle w:val="CommentText"/>
      </w:pPr>
      <w:r>
        <w:t>But the figure is beautiful! Might need to bump up font size of tick labels, even if it means rotating x-axis labels a bit further and making the figure taller.</w:t>
      </w:r>
    </w:p>
    <w:p w14:paraId="17029709" w14:textId="53C219AD" w:rsidR="00F11BA1" w:rsidRDefault="00F11BA1">
      <w:pPr>
        <w:pStyle w:val="CommentText"/>
      </w:pPr>
    </w:p>
  </w:comment>
  <w:comment w:id="241" w:author="Nathan Furey" w:date="2023-07-19T23:01:00Z" w:initials="NF">
    <w:p w14:paraId="7D5F32AD" w14:textId="01B9C214" w:rsidR="00E70B0B" w:rsidRDefault="00E70B0B">
      <w:pPr>
        <w:pStyle w:val="CommentText"/>
      </w:pPr>
      <w:r>
        <w:rPr>
          <w:rStyle w:val="CommentReference"/>
        </w:rPr>
        <w:annotationRef/>
      </w:r>
      <w:r>
        <w:t>can we make the numbers in the boxes bigger?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C70B8E" w15:done="0"/>
  <w15:commentEx w15:paraId="36B619B4" w15:done="0"/>
  <w15:commentEx w15:paraId="0F88C150" w15:done="0"/>
  <w15:commentEx w15:paraId="55EC00F0" w15:paraIdParent="0F88C150" w15:done="0"/>
  <w15:commentEx w15:paraId="696A775B" w15:paraIdParent="0F88C150" w15:done="0"/>
  <w15:commentEx w15:paraId="0DFC9E26" w15:done="0"/>
  <w15:commentEx w15:paraId="54240ABE" w15:done="0"/>
  <w15:commentEx w15:paraId="4437B0F8" w15:done="0"/>
  <w15:commentEx w15:paraId="4B148D77" w15:done="0"/>
  <w15:commentEx w15:paraId="0AF6C3A6" w15:done="0"/>
  <w15:commentEx w15:paraId="0F3BCAC2" w15:done="0"/>
  <w15:commentEx w15:paraId="3012DD3F" w15:done="0"/>
  <w15:commentEx w15:paraId="332800D2" w15:done="0"/>
  <w15:commentEx w15:paraId="07CF6043" w15:done="0"/>
  <w15:commentEx w15:paraId="07EDA333" w15:done="0"/>
  <w15:commentEx w15:paraId="64B60312" w15:done="0"/>
  <w15:commentEx w15:paraId="1A074518" w15:done="0"/>
  <w15:commentEx w15:paraId="0BC7B533" w15:done="0"/>
  <w15:commentEx w15:paraId="65A762B1" w15:done="0"/>
  <w15:commentEx w15:paraId="36C2EB84" w15:done="0"/>
  <w15:commentEx w15:paraId="732FB77C" w15:done="0"/>
  <w15:commentEx w15:paraId="60BC4709" w15:done="0"/>
  <w15:commentEx w15:paraId="60A48DB9" w15:done="0"/>
  <w15:commentEx w15:paraId="1F8600A4" w15:done="0"/>
  <w15:commentEx w15:paraId="5D17DDA9" w15:done="0"/>
  <w15:commentEx w15:paraId="63A8EE4C" w15:done="0"/>
  <w15:commentEx w15:paraId="106C7ABB" w15:done="0"/>
  <w15:commentEx w15:paraId="5EF82F84" w15:done="0"/>
  <w15:commentEx w15:paraId="7E7613E4" w15:done="0"/>
  <w15:commentEx w15:paraId="58CB0FFB" w15:done="0"/>
  <w15:commentEx w15:paraId="731DBCB4" w15:done="0"/>
  <w15:commentEx w15:paraId="6CA809CE" w15:done="0"/>
  <w15:commentEx w15:paraId="56331763" w15:done="0"/>
  <w15:commentEx w15:paraId="098D9B33" w15:done="0"/>
  <w15:commentEx w15:paraId="6BFDE63E" w15:done="0"/>
  <w15:commentEx w15:paraId="2D5B705E" w15:done="0"/>
  <w15:commentEx w15:paraId="0D9A0D88" w15:done="0"/>
  <w15:commentEx w15:paraId="376E9326" w15:done="0"/>
  <w15:commentEx w15:paraId="25262FF1" w15:done="0"/>
  <w15:commentEx w15:paraId="50347D64" w15:done="0"/>
  <w15:commentEx w15:paraId="23A3931E" w15:done="0"/>
  <w15:commentEx w15:paraId="7F5B8FE0" w15:done="0"/>
  <w15:commentEx w15:paraId="73FFD9EC" w15:done="0"/>
  <w15:commentEx w15:paraId="1EFED8CB" w15:done="0"/>
  <w15:commentEx w15:paraId="4ECD5F3A" w15:done="0"/>
  <w15:commentEx w15:paraId="67CFE2A6" w15:done="0"/>
  <w15:commentEx w15:paraId="5F88E656" w15:done="0"/>
  <w15:commentEx w15:paraId="13787C4C" w15:done="0"/>
  <w15:commentEx w15:paraId="64FCD19F" w15:done="0"/>
  <w15:commentEx w15:paraId="58AACC5C" w15:done="0"/>
  <w15:commentEx w15:paraId="269F35B8" w15:done="0"/>
  <w15:commentEx w15:paraId="7A55EEA5" w15:done="0"/>
  <w15:commentEx w15:paraId="17E5DE58" w15:done="0"/>
  <w15:commentEx w15:paraId="27F1F376" w15:done="0"/>
  <w15:commentEx w15:paraId="72178D94" w15:done="0"/>
  <w15:commentEx w15:paraId="28A3195C" w15:done="0"/>
  <w15:commentEx w15:paraId="1ECE5F40" w15:done="0"/>
  <w15:commentEx w15:paraId="05BD298D" w15:done="0"/>
  <w15:commentEx w15:paraId="788FA0BD" w15:done="0"/>
  <w15:commentEx w15:paraId="68676AFA" w15:done="0"/>
  <w15:commentEx w15:paraId="54E5A8A9" w15:done="0"/>
  <w15:commentEx w15:paraId="574DAFAD" w15:done="0"/>
  <w15:commentEx w15:paraId="4B3ADB50" w15:done="0"/>
  <w15:commentEx w15:paraId="798F1D8D" w15:done="0"/>
  <w15:commentEx w15:paraId="42F14CAD" w15:done="0"/>
  <w15:commentEx w15:paraId="0EB170CD" w15:done="0"/>
  <w15:commentEx w15:paraId="5515957A" w15:done="0"/>
  <w15:commentEx w15:paraId="1F29D1F6" w15:done="0"/>
  <w15:commentEx w15:paraId="0E2150FD" w15:done="0"/>
  <w15:commentEx w15:paraId="3917F6EC" w15:done="0"/>
  <w15:commentEx w15:paraId="78879E8C" w15:done="0"/>
  <w15:commentEx w15:paraId="15030333" w15:done="0"/>
  <w15:commentEx w15:paraId="274688DE" w15:done="0"/>
  <w15:commentEx w15:paraId="17029709" w15:done="0"/>
  <w15:commentEx w15:paraId="7D5F32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E63B" w16cex:dateUtc="2023-07-20T02:46:00Z"/>
  <w16cex:commentExtensible w16cex:durableId="2862E678" w16cex:dateUtc="2023-07-20T02:47:00Z"/>
  <w16cex:commentExtensible w16cex:durableId="28492C07" w16cex:dateUtc="2023-06-30T14:25:00Z"/>
  <w16cex:commentExtensible w16cex:durableId="284FC2E2" w16cex:dateUtc="2023-07-05T14:22:00Z"/>
  <w16cex:commentExtensible w16cex:durableId="2862E6F3" w16cex:dateUtc="2023-07-20T02:49:00Z"/>
  <w16cex:commentExtensible w16cex:durableId="2862EDBD" w16cex:dateUtc="2023-07-20T03:18:00Z"/>
  <w16cex:commentExtensible w16cex:durableId="2862EE36" w16cex:dateUtc="2023-07-20T03:20:00Z"/>
  <w16cex:commentExtensible w16cex:durableId="2862EE6F" w16cex:dateUtc="2023-07-20T03:21:00Z"/>
  <w16cex:commentExtensible w16cex:durableId="2862EF0B" w16cex:dateUtc="2023-07-20T03:23:00Z"/>
  <w16cex:commentExtensible w16cex:durableId="2862EF55" w16cex:dateUtc="2023-07-20T03:25:00Z"/>
  <w16cex:commentExtensible w16cex:durableId="2862EF43" w16cex:dateUtc="2023-07-20T03:24:00Z"/>
  <w16cex:commentExtensible w16cex:durableId="2862EF61" w16cex:dateUtc="2023-07-20T03:25:00Z"/>
  <w16cex:commentExtensible w16cex:durableId="2862EF85" w16cex:dateUtc="2023-07-20T03:25:00Z"/>
  <w16cex:commentExtensible w16cex:durableId="2862F012" w16cex:dateUtc="2023-07-20T03:28:00Z"/>
  <w16cex:commentExtensible w16cex:durableId="2862F038" w16cex:dateUtc="2023-07-20T03:28:00Z"/>
  <w16cex:commentExtensible w16cex:durableId="2862F068" w16cex:dateUtc="2023-07-20T03:29:00Z"/>
  <w16cex:commentExtensible w16cex:durableId="2862F2D8" w16cex:dateUtc="2023-07-20T03:40:00Z"/>
  <w16cex:commentExtensible w16cex:durableId="2862F2FD" w16cex:dateUtc="2023-07-20T03:40:00Z"/>
  <w16cex:commentExtensible w16cex:durableId="2862F36D" w16cex:dateUtc="2023-07-20T03:42:00Z"/>
  <w16cex:commentExtensible w16cex:durableId="2862F327" w16cex:dateUtc="2023-07-20T03:41:00Z"/>
  <w16cex:commentExtensible w16cex:durableId="2862F37D" w16cex:dateUtc="2023-07-20T03:42:00Z"/>
  <w16cex:commentExtensible w16cex:durableId="2862ED30" w16cex:dateUtc="2023-07-20T03:16:00Z"/>
  <w16cex:commentExtensible w16cex:durableId="2862F45C" w16cex:dateUtc="2023-07-20T03:46:00Z"/>
  <w16cex:commentExtensible w16cex:durableId="2862F51E" w16cex:dateUtc="2023-07-20T03:49:00Z"/>
  <w16cex:commentExtensible w16cex:durableId="2862F581" w16cex:dateUtc="2023-07-20T03:51:00Z"/>
  <w16cex:commentExtensible w16cex:durableId="2862F597" w16cex:dateUtc="2023-07-20T03:51:00Z"/>
  <w16cex:commentExtensible w16cex:durableId="2862F5A4" w16cex:dateUtc="2023-07-20T03:52:00Z"/>
  <w16cex:commentExtensible w16cex:durableId="2862F5D6" w16cex:dateUtc="2023-07-20T03:52:00Z"/>
  <w16cex:commentExtensible w16cex:durableId="2862F63B" w16cex:dateUtc="2023-07-20T03:54:00Z"/>
  <w16cex:commentExtensible w16cex:durableId="2862F660" w16cex:dateUtc="2023-07-20T03:55:00Z"/>
  <w16cex:commentExtensible w16cex:durableId="2862F69C" w16cex:dateUtc="2023-07-20T03:56:00Z"/>
  <w16cex:commentExtensible w16cex:durableId="2862F6A9" w16cex:dateUtc="2023-07-20T03:56:00Z"/>
  <w16cex:commentExtensible w16cex:durableId="2862F6E1" w16cex:dateUtc="2023-07-20T03:57:00Z"/>
  <w16cex:commentExtensible w16cex:durableId="2862F6D1" w16cex:dateUtc="2023-07-20T03:57:00Z"/>
  <w16cex:commentExtensible w16cex:durableId="2862F887" w16cex:dateUtc="2023-07-20T04:04:00Z"/>
  <w16cex:commentExtensible w16cex:durableId="2862F6F7" w16cex:dateUtc="2023-07-20T03:57:00Z"/>
  <w16cex:commentExtensible w16cex:durableId="2862F806" w16cex:dateUtc="2023-07-20T04:02:00Z"/>
  <w16cex:commentExtensible w16cex:durableId="2862F842" w16cex:dateUtc="2023-07-20T04:03:00Z"/>
  <w16cex:commentExtensible w16cex:durableId="2862F8CE" w16cex:dateUtc="2023-07-20T04:05:00Z"/>
  <w16cex:commentExtensible w16cex:durableId="2862F96D" w16cex:dateUtc="2023-07-20T04:08:00Z"/>
  <w16cex:commentExtensible w16cex:durableId="2862F984" w16cex:dateUtc="2023-07-20T04:08:00Z"/>
  <w16cex:commentExtensible w16cex:durableId="2864C132" w16cex:dateUtc="2023-07-21T12:32:00Z"/>
  <w16cex:commentExtensible w16cex:durableId="2862FA4E" w16cex:dateUtc="2023-07-20T04:11:00Z"/>
  <w16cex:commentExtensible w16cex:durableId="2862FA66" w16cex:dateUtc="2023-07-20T04:12:00Z"/>
  <w16cex:commentExtensible w16cex:durableId="2862FA77" w16cex:dateUtc="2023-07-20T04:12:00Z"/>
  <w16cex:commentExtensible w16cex:durableId="2862FA7C" w16cex:dateUtc="2023-07-20T04:12:00Z"/>
  <w16cex:commentExtensible w16cex:durableId="2862FA81" w16cex:dateUtc="2023-07-20T04:12:00Z"/>
  <w16cex:commentExtensible w16cex:durableId="2864C210" w16cex:dateUtc="2023-07-21T12:36:00Z"/>
  <w16cex:commentExtensible w16cex:durableId="2864C228" w16cex:dateUtc="2023-07-21T12:36:00Z"/>
  <w16cex:commentExtensible w16cex:durableId="2864C2B5" w16cex:dateUtc="2023-07-21T12:39:00Z"/>
  <w16cex:commentExtensible w16cex:durableId="2864C2FE" w16cex:dateUtc="2023-07-21T12:40:00Z"/>
  <w16cex:commentExtensible w16cex:durableId="2864C3A3" w16cex:dateUtc="2023-07-21T12:43:00Z"/>
  <w16cex:commentExtensible w16cex:durableId="2864C3C4" w16cex:dateUtc="2023-07-21T12:43:00Z"/>
  <w16cex:commentExtensible w16cex:durableId="2864C646" w16cex:dateUtc="2023-07-21T12:54:00Z"/>
  <w16cex:commentExtensible w16cex:durableId="2864C4F1" w16cex:dateUtc="2023-07-21T12:48:00Z"/>
  <w16cex:commentExtensible w16cex:durableId="2864C61F" w16cex:dateUtc="2023-07-21T12:53:00Z"/>
  <w16cex:commentExtensible w16cex:durableId="2862ED48" w16cex:dateUtc="2023-07-20T03:16:00Z"/>
  <w16cex:commentExtensible w16cex:durableId="2864C671" w16cex:dateUtc="2023-07-21T12:55:00Z"/>
  <w16cex:commentExtensible w16cex:durableId="2864C7D0" w16cex:dateUtc="2023-07-21T13:01:00Z"/>
  <w16cex:commentExtensible w16cex:durableId="2864C9E8" w16cex:dateUtc="2023-07-21T13:10:00Z"/>
  <w16cex:commentExtensible w16cex:durableId="2864D825" w16cex:dateUtc="2023-07-21T14:10:00Z"/>
  <w16cex:commentExtensible w16cex:durableId="286614D5" w16cex:dateUtc="2023-07-22T12:41:00Z"/>
  <w16cex:commentExtensible w16cex:durableId="2866150B" w16cex:dateUtc="2023-07-22T12:42:00Z"/>
  <w16cex:commentExtensible w16cex:durableId="28661564" w16cex:dateUtc="2023-07-22T12:44:00Z"/>
  <w16cex:commentExtensible w16cex:durableId="2866165B" w16cex:dateUtc="2023-07-22T12:48:00Z"/>
  <w16cex:commentExtensible w16cex:durableId="28661744" w16cex:dateUtc="2023-07-22T12:52:00Z"/>
  <w16cex:commentExtensible w16cex:durableId="2862E842" w16cex:dateUtc="2023-07-20T02:54:00Z"/>
  <w16cex:commentExtensible w16cex:durableId="2862E88B" w16cex:dateUtc="2023-07-20T02:56:00Z"/>
  <w16cex:commentExtensible w16cex:durableId="2862E89E" w16cex:dateUtc="2023-07-20T02:56:00Z"/>
  <w16cex:commentExtensible w16cex:durableId="2862E938" w16cex:dateUtc="2023-07-20T02:59:00Z"/>
  <w16cex:commentExtensible w16cex:durableId="2862E94A" w16cex:dateUtc="2023-07-20T02:59:00Z"/>
  <w16cex:commentExtensible w16cex:durableId="2862E95D" w16cex:dateUtc="2023-07-20T02:59:00Z"/>
  <w16cex:commentExtensible w16cex:durableId="75DBC8CD" w16cex:dateUtc="2022-10-12T22:14:00Z"/>
  <w16cex:commentExtensible w16cex:durableId="2862E97E" w16cex:dateUtc="2023-07-20T03:00:00Z"/>
  <w16cex:commentExtensible w16cex:durableId="2862E9DE" w16cex:dateUtc="2023-07-20T0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C70B8E" w16cid:durableId="2862E63B"/>
  <w16cid:commentId w16cid:paraId="36B619B4" w16cid:durableId="2862E678"/>
  <w16cid:commentId w16cid:paraId="0F88C150" w16cid:durableId="28492C07"/>
  <w16cid:commentId w16cid:paraId="55EC00F0" w16cid:durableId="284FC2E2"/>
  <w16cid:commentId w16cid:paraId="696A775B" w16cid:durableId="2862E6F3"/>
  <w16cid:commentId w16cid:paraId="0DFC9E26" w16cid:durableId="2862EDBD"/>
  <w16cid:commentId w16cid:paraId="54240ABE" w16cid:durableId="2862EE36"/>
  <w16cid:commentId w16cid:paraId="4437B0F8" w16cid:durableId="2862EE6F"/>
  <w16cid:commentId w16cid:paraId="4B148D77" w16cid:durableId="2862EF0B"/>
  <w16cid:commentId w16cid:paraId="0AF6C3A6" w16cid:durableId="2862EF55"/>
  <w16cid:commentId w16cid:paraId="0F3BCAC2" w16cid:durableId="2862EF43"/>
  <w16cid:commentId w16cid:paraId="3012DD3F" w16cid:durableId="2862EF61"/>
  <w16cid:commentId w16cid:paraId="332800D2" w16cid:durableId="2862EF85"/>
  <w16cid:commentId w16cid:paraId="07CF6043" w16cid:durableId="2862F012"/>
  <w16cid:commentId w16cid:paraId="07EDA333" w16cid:durableId="2862F038"/>
  <w16cid:commentId w16cid:paraId="64B60312" w16cid:durableId="2862F068"/>
  <w16cid:commentId w16cid:paraId="1A074518" w16cid:durableId="2862F2D8"/>
  <w16cid:commentId w16cid:paraId="0BC7B533" w16cid:durableId="2862F2FD"/>
  <w16cid:commentId w16cid:paraId="65A762B1" w16cid:durableId="2862F36D"/>
  <w16cid:commentId w16cid:paraId="36C2EB84" w16cid:durableId="2862F327"/>
  <w16cid:commentId w16cid:paraId="732FB77C" w16cid:durableId="2862F37D"/>
  <w16cid:commentId w16cid:paraId="60BC4709" w16cid:durableId="2862ED30"/>
  <w16cid:commentId w16cid:paraId="60A48DB9" w16cid:durableId="2862F45C"/>
  <w16cid:commentId w16cid:paraId="1F8600A4" w16cid:durableId="2862F51E"/>
  <w16cid:commentId w16cid:paraId="5D17DDA9" w16cid:durableId="2862F581"/>
  <w16cid:commentId w16cid:paraId="63A8EE4C" w16cid:durableId="2862F597"/>
  <w16cid:commentId w16cid:paraId="106C7ABB" w16cid:durableId="2862F5A4"/>
  <w16cid:commentId w16cid:paraId="5EF82F84" w16cid:durableId="2862F5D6"/>
  <w16cid:commentId w16cid:paraId="7E7613E4" w16cid:durableId="2862F63B"/>
  <w16cid:commentId w16cid:paraId="58CB0FFB" w16cid:durableId="2862F660"/>
  <w16cid:commentId w16cid:paraId="731DBCB4" w16cid:durableId="2862F69C"/>
  <w16cid:commentId w16cid:paraId="6CA809CE" w16cid:durableId="2862F6A9"/>
  <w16cid:commentId w16cid:paraId="56331763" w16cid:durableId="2862F6E1"/>
  <w16cid:commentId w16cid:paraId="098D9B33" w16cid:durableId="2862F6D1"/>
  <w16cid:commentId w16cid:paraId="6BFDE63E" w16cid:durableId="2862F887"/>
  <w16cid:commentId w16cid:paraId="2D5B705E" w16cid:durableId="2862F6F7"/>
  <w16cid:commentId w16cid:paraId="0D9A0D88" w16cid:durableId="2862F806"/>
  <w16cid:commentId w16cid:paraId="376E9326" w16cid:durableId="2862F842"/>
  <w16cid:commentId w16cid:paraId="25262FF1" w16cid:durableId="2862F8CE"/>
  <w16cid:commentId w16cid:paraId="50347D64" w16cid:durableId="2862F96D"/>
  <w16cid:commentId w16cid:paraId="23A3931E" w16cid:durableId="2862F984"/>
  <w16cid:commentId w16cid:paraId="7F5B8FE0" w16cid:durableId="2864C132"/>
  <w16cid:commentId w16cid:paraId="73FFD9EC" w16cid:durableId="2862FA4E"/>
  <w16cid:commentId w16cid:paraId="1EFED8CB" w16cid:durableId="2862FA66"/>
  <w16cid:commentId w16cid:paraId="4ECD5F3A" w16cid:durableId="2862FA77"/>
  <w16cid:commentId w16cid:paraId="67CFE2A6" w16cid:durableId="2862FA7C"/>
  <w16cid:commentId w16cid:paraId="5F88E656" w16cid:durableId="2862FA81"/>
  <w16cid:commentId w16cid:paraId="13787C4C" w16cid:durableId="2864C210"/>
  <w16cid:commentId w16cid:paraId="64FCD19F" w16cid:durableId="2864C228"/>
  <w16cid:commentId w16cid:paraId="58AACC5C" w16cid:durableId="2864C2B5"/>
  <w16cid:commentId w16cid:paraId="269F35B8" w16cid:durableId="2864C2FE"/>
  <w16cid:commentId w16cid:paraId="7A55EEA5" w16cid:durableId="2864C3A3"/>
  <w16cid:commentId w16cid:paraId="17E5DE58" w16cid:durableId="2864C3C4"/>
  <w16cid:commentId w16cid:paraId="27F1F376" w16cid:durableId="2864C646"/>
  <w16cid:commentId w16cid:paraId="72178D94" w16cid:durableId="2864C4F1"/>
  <w16cid:commentId w16cid:paraId="28A3195C" w16cid:durableId="2864C61F"/>
  <w16cid:commentId w16cid:paraId="1ECE5F40" w16cid:durableId="2862ED48"/>
  <w16cid:commentId w16cid:paraId="05BD298D" w16cid:durableId="2864C671"/>
  <w16cid:commentId w16cid:paraId="788FA0BD" w16cid:durableId="2864C7D0"/>
  <w16cid:commentId w16cid:paraId="68676AFA" w16cid:durableId="2864C9E8"/>
  <w16cid:commentId w16cid:paraId="54E5A8A9" w16cid:durableId="2864D825"/>
  <w16cid:commentId w16cid:paraId="574DAFAD" w16cid:durableId="286614D5"/>
  <w16cid:commentId w16cid:paraId="4B3ADB50" w16cid:durableId="2866150B"/>
  <w16cid:commentId w16cid:paraId="798F1D8D" w16cid:durableId="28661564"/>
  <w16cid:commentId w16cid:paraId="42F14CAD" w16cid:durableId="2866165B"/>
  <w16cid:commentId w16cid:paraId="0EB170CD" w16cid:durableId="28661744"/>
  <w16cid:commentId w16cid:paraId="5515957A" w16cid:durableId="2862E842"/>
  <w16cid:commentId w16cid:paraId="1F29D1F6" w16cid:durableId="2862E88B"/>
  <w16cid:commentId w16cid:paraId="0E2150FD" w16cid:durableId="2862E89E"/>
  <w16cid:commentId w16cid:paraId="3917F6EC" w16cid:durableId="2862E938"/>
  <w16cid:commentId w16cid:paraId="78879E8C" w16cid:durableId="2862E94A"/>
  <w16cid:commentId w16cid:paraId="15030333" w16cid:durableId="2862E95D"/>
  <w16cid:commentId w16cid:paraId="274688DE" w16cid:durableId="75DBC8CD"/>
  <w16cid:commentId w16cid:paraId="17029709" w16cid:durableId="2862E97E"/>
  <w16cid:commentId w16cid:paraId="7D5F32AD" w16cid:durableId="2862E9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065D1" w14:textId="77777777" w:rsidR="000E112A" w:rsidRDefault="000E112A" w:rsidP="00313885">
      <w:pPr>
        <w:spacing w:after="0" w:line="240" w:lineRule="auto"/>
      </w:pPr>
      <w:r>
        <w:separator/>
      </w:r>
    </w:p>
  </w:endnote>
  <w:endnote w:type="continuationSeparator" w:id="0">
    <w:p w14:paraId="3E4F0709" w14:textId="77777777" w:rsidR="000E112A" w:rsidRDefault="000E112A" w:rsidP="00313885">
      <w:pPr>
        <w:spacing w:after="0" w:line="240" w:lineRule="auto"/>
      </w:pPr>
      <w:r>
        <w:continuationSeparator/>
      </w:r>
    </w:p>
  </w:endnote>
  <w:endnote w:type="continuationNotice" w:id="1">
    <w:p w14:paraId="080E8955" w14:textId="77777777" w:rsidR="000E112A" w:rsidRDefault="000E11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3D42" w14:textId="77777777" w:rsidR="000E112A" w:rsidRDefault="000E112A" w:rsidP="00313885">
      <w:pPr>
        <w:spacing w:after="0" w:line="240" w:lineRule="auto"/>
      </w:pPr>
      <w:r>
        <w:separator/>
      </w:r>
    </w:p>
  </w:footnote>
  <w:footnote w:type="continuationSeparator" w:id="0">
    <w:p w14:paraId="528C65F5" w14:textId="77777777" w:rsidR="000E112A" w:rsidRDefault="000E112A" w:rsidP="00313885">
      <w:pPr>
        <w:spacing w:after="0" w:line="240" w:lineRule="auto"/>
      </w:pPr>
      <w:r>
        <w:continuationSeparator/>
      </w:r>
    </w:p>
  </w:footnote>
  <w:footnote w:type="continuationNotice" w:id="1">
    <w:p w14:paraId="2B3237EF" w14:textId="77777777" w:rsidR="000E112A" w:rsidRDefault="000E112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0453FBC"/>
    <w:multiLevelType w:val="hybridMultilevel"/>
    <w:tmpl w:val="A01A6D40"/>
    <w:lvl w:ilvl="0" w:tplc="16B0CA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4"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5"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7"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8"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0"/>
  </w:num>
  <w:num w:numId="5">
    <w:abstractNumId w:val="5"/>
  </w:num>
  <w:num w:numId="6">
    <w:abstractNumId w:val="8"/>
  </w:num>
  <w:num w:numId="7">
    <w:abstractNumId w:val="4"/>
  </w:num>
  <w:num w:numId="8">
    <w:abstractNumId w:val="6"/>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Furey">
    <w15:presenceInfo w15:providerId="None" w15:userId="Nathan Furey"/>
  </w15:person>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2287"/>
    <w:rsid w:val="0000286C"/>
    <w:rsid w:val="00006DE8"/>
    <w:rsid w:val="00006F4F"/>
    <w:rsid w:val="0000770B"/>
    <w:rsid w:val="00007E6B"/>
    <w:rsid w:val="00010A02"/>
    <w:rsid w:val="0001782D"/>
    <w:rsid w:val="00022410"/>
    <w:rsid w:val="00022BFE"/>
    <w:rsid w:val="00022F26"/>
    <w:rsid w:val="00025EFB"/>
    <w:rsid w:val="000317E5"/>
    <w:rsid w:val="000372EE"/>
    <w:rsid w:val="00037CDA"/>
    <w:rsid w:val="000416E8"/>
    <w:rsid w:val="000478E2"/>
    <w:rsid w:val="00047F8E"/>
    <w:rsid w:val="00051A9E"/>
    <w:rsid w:val="00051BB7"/>
    <w:rsid w:val="00054104"/>
    <w:rsid w:val="000700FC"/>
    <w:rsid w:val="0007092D"/>
    <w:rsid w:val="00070D7F"/>
    <w:rsid w:val="00071D08"/>
    <w:rsid w:val="00072AEA"/>
    <w:rsid w:val="00072D55"/>
    <w:rsid w:val="00074445"/>
    <w:rsid w:val="00081F66"/>
    <w:rsid w:val="00082B5D"/>
    <w:rsid w:val="00087067"/>
    <w:rsid w:val="00087914"/>
    <w:rsid w:val="000903A6"/>
    <w:rsid w:val="00090884"/>
    <w:rsid w:val="0009558B"/>
    <w:rsid w:val="000A1B7A"/>
    <w:rsid w:val="000A26FC"/>
    <w:rsid w:val="000A290C"/>
    <w:rsid w:val="000A4244"/>
    <w:rsid w:val="000B3F81"/>
    <w:rsid w:val="000B4C9A"/>
    <w:rsid w:val="000B5241"/>
    <w:rsid w:val="000B702D"/>
    <w:rsid w:val="000C136E"/>
    <w:rsid w:val="000CEBB1"/>
    <w:rsid w:val="000D10A4"/>
    <w:rsid w:val="000D3551"/>
    <w:rsid w:val="000D3F6B"/>
    <w:rsid w:val="000D7F83"/>
    <w:rsid w:val="000E05D7"/>
    <w:rsid w:val="000E079C"/>
    <w:rsid w:val="000E0F76"/>
    <w:rsid w:val="000E112A"/>
    <w:rsid w:val="000E40EB"/>
    <w:rsid w:val="000E62AC"/>
    <w:rsid w:val="000E7343"/>
    <w:rsid w:val="000F1179"/>
    <w:rsid w:val="000F2CA4"/>
    <w:rsid w:val="000F3B28"/>
    <w:rsid w:val="000F4FB8"/>
    <w:rsid w:val="000F7411"/>
    <w:rsid w:val="000F74DB"/>
    <w:rsid w:val="00100898"/>
    <w:rsid w:val="00101414"/>
    <w:rsid w:val="0010253A"/>
    <w:rsid w:val="0010261B"/>
    <w:rsid w:val="00107E1D"/>
    <w:rsid w:val="0011070F"/>
    <w:rsid w:val="00111DA7"/>
    <w:rsid w:val="001156C1"/>
    <w:rsid w:val="00115DB8"/>
    <w:rsid w:val="00116EB5"/>
    <w:rsid w:val="001208AD"/>
    <w:rsid w:val="0012143B"/>
    <w:rsid w:val="00122420"/>
    <w:rsid w:val="001266FE"/>
    <w:rsid w:val="00127094"/>
    <w:rsid w:val="00130463"/>
    <w:rsid w:val="00132078"/>
    <w:rsid w:val="00141F2D"/>
    <w:rsid w:val="00143362"/>
    <w:rsid w:val="00147597"/>
    <w:rsid w:val="0015585C"/>
    <w:rsid w:val="00161A40"/>
    <w:rsid w:val="0017220B"/>
    <w:rsid w:val="0017349D"/>
    <w:rsid w:val="00173FBC"/>
    <w:rsid w:val="001759DF"/>
    <w:rsid w:val="0018066C"/>
    <w:rsid w:val="00183941"/>
    <w:rsid w:val="00191D22"/>
    <w:rsid w:val="001960A2"/>
    <w:rsid w:val="001A4FFB"/>
    <w:rsid w:val="001A73F6"/>
    <w:rsid w:val="001A7D9B"/>
    <w:rsid w:val="001B4BB9"/>
    <w:rsid w:val="001B551F"/>
    <w:rsid w:val="001B7782"/>
    <w:rsid w:val="001B782E"/>
    <w:rsid w:val="001C05D1"/>
    <w:rsid w:val="001C0878"/>
    <w:rsid w:val="001C3B45"/>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7303"/>
    <w:rsid w:val="001F7475"/>
    <w:rsid w:val="00204FF4"/>
    <w:rsid w:val="0020587C"/>
    <w:rsid w:val="00210179"/>
    <w:rsid w:val="00214AE9"/>
    <w:rsid w:val="00217A1B"/>
    <w:rsid w:val="00220DAF"/>
    <w:rsid w:val="00221C3F"/>
    <w:rsid w:val="00222DCA"/>
    <w:rsid w:val="00224B75"/>
    <w:rsid w:val="00233930"/>
    <w:rsid w:val="00235E84"/>
    <w:rsid w:val="00241693"/>
    <w:rsid w:val="00242681"/>
    <w:rsid w:val="00242851"/>
    <w:rsid w:val="00251792"/>
    <w:rsid w:val="0025261D"/>
    <w:rsid w:val="00254C9F"/>
    <w:rsid w:val="002558C2"/>
    <w:rsid w:val="00260697"/>
    <w:rsid w:val="00260865"/>
    <w:rsid w:val="00260BB8"/>
    <w:rsid w:val="002640DF"/>
    <w:rsid w:val="00264508"/>
    <w:rsid w:val="0027316D"/>
    <w:rsid w:val="00277721"/>
    <w:rsid w:val="002801E0"/>
    <w:rsid w:val="00280599"/>
    <w:rsid w:val="00282ECF"/>
    <w:rsid w:val="002838E7"/>
    <w:rsid w:val="00285BE7"/>
    <w:rsid w:val="00285CE7"/>
    <w:rsid w:val="00285F0A"/>
    <w:rsid w:val="0029393F"/>
    <w:rsid w:val="00295ACB"/>
    <w:rsid w:val="002A3239"/>
    <w:rsid w:val="002A4BAB"/>
    <w:rsid w:val="002A603E"/>
    <w:rsid w:val="002A63B0"/>
    <w:rsid w:val="002B0F6B"/>
    <w:rsid w:val="002B215B"/>
    <w:rsid w:val="002B3B9E"/>
    <w:rsid w:val="002B3DE9"/>
    <w:rsid w:val="002B4F7D"/>
    <w:rsid w:val="002B6BB3"/>
    <w:rsid w:val="002B7947"/>
    <w:rsid w:val="002C47FC"/>
    <w:rsid w:val="002C5FB2"/>
    <w:rsid w:val="002D3619"/>
    <w:rsid w:val="002D7C31"/>
    <w:rsid w:val="002D7D8E"/>
    <w:rsid w:val="002E097D"/>
    <w:rsid w:val="002E6EF2"/>
    <w:rsid w:val="002E7384"/>
    <w:rsid w:val="002F2C24"/>
    <w:rsid w:val="002F5B3E"/>
    <w:rsid w:val="002F663E"/>
    <w:rsid w:val="00301C14"/>
    <w:rsid w:val="00303178"/>
    <w:rsid w:val="00303192"/>
    <w:rsid w:val="003039B2"/>
    <w:rsid w:val="00304C74"/>
    <w:rsid w:val="0030A254"/>
    <w:rsid w:val="0031249E"/>
    <w:rsid w:val="00313885"/>
    <w:rsid w:val="0032162A"/>
    <w:rsid w:val="00321E19"/>
    <w:rsid w:val="003254DC"/>
    <w:rsid w:val="00325A0B"/>
    <w:rsid w:val="00340651"/>
    <w:rsid w:val="00345D74"/>
    <w:rsid w:val="003502CA"/>
    <w:rsid w:val="00356006"/>
    <w:rsid w:val="00356ECC"/>
    <w:rsid w:val="00362BDD"/>
    <w:rsid w:val="00365399"/>
    <w:rsid w:val="003661B1"/>
    <w:rsid w:val="00366446"/>
    <w:rsid w:val="00370699"/>
    <w:rsid w:val="00370F63"/>
    <w:rsid w:val="00371068"/>
    <w:rsid w:val="00372003"/>
    <w:rsid w:val="00372AF6"/>
    <w:rsid w:val="0037EA81"/>
    <w:rsid w:val="00380683"/>
    <w:rsid w:val="00382663"/>
    <w:rsid w:val="00383688"/>
    <w:rsid w:val="00385057"/>
    <w:rsid w:val="003873C7"/>
    <w:rsid w:val="00387473"/>
    <w:rsid w:val="003878DF"/>
    <w:rsid w:val="003955D7"/>
    <w:rsid w:val="00395A52"/>
    <w:rsid w:val="003A18F6"/>
    <w:rsid w:val="003A3E2D"/>
    <w:rsid w:val="003A414E"/>
    <w:rsid w:val="003A6E29"/>
    <w:rsid w:val="003A79AE"/>
    <w:rsid w:val="003A7AA5"/>
    <w:rsid w:val="003B077D"/>
    <w:rsid w:val="003B2169"/>
    <w:rsid w:val="003B4042"/>
    <w:rsid w:val="003B5322"/>
    <w:rsid w:val="003B6995"/>
    <w:rsid w:val="003C034B"/>
    <w:rsid w:val="003C106B"/>
    <w:rsid w:val="003C299B"/>
    <w:rsid w:val="003C58FD"/>
    <w:rsid w:val="003C758D"/>
    <w:rsid w:val="003D068E"/>
    <w:rsid w:val="003D3608"/>
    <w:rsid w:val="003E23CF"/>
    <w:rsid w:val="003E31F4"/>
    <w:rsid w:val="003E373D"/>
    <w:rsid w:val="003E4F5C"/>
    <w:rsid w:val="003E79D0"/>
    <w:rsid w:val="003F527D"/>
    <w:rsid w:val="003F550D"/>
    <w:rsid w:val="003F7136"/>
    <w:rsid w:val="003F7E12"/>
    <w:rsid w:val="00402B6D"/>
    <w:rsid w:val="00407EA2"/>
    <w:rsid w:val="00411C72"/>
    <w:rsid w:val="00411EDC"/>
    <w:rsid w:val="00412EB0"/>
    <w:rsid w:val="00417E81"/>
    <w:rsid w:val="004200D9"/>
    <w:rsid w:val="0042497F"/>
    <w:rsid w:val="004318B3"/>
    <w:rsid w:val="00431A64"/>
    <w:rsid w:val="0043333A"/>
    <w:rsid w:val="00434795"/>
    <w:rsid w:val="0043547B"/>
    <w:rsid w:val="0044006F"/>
    <w:rsid w:val="004404A0"/>
    <w:rsid w:val="004406A3"/>
    <w:rsid w:val="00442540"/>
    <w:rsid w:val="00442FE4"/>
    <w:rsid w:val="00448F49"/>
    <w:rsid w:val="00453133"/>
    <w:rsid w:val="004543AE"/>
    <w:rsid w:val="00454A49"/>
    <w:rsid w:val="004574DF"/>
    <w:rsid w:val="004632EF"/>
    <w:rsid w:val="00471728"/>
    <w:rsid w:val="00471A69"/>
    <w:rsid w:val="004725E4"/>
    <w:rsid w:val="00472F1A"/>
    <w:rsid w:val="00475C56"/>
    <w:rsid w:val="00476826"/>
    <w:rsid w:val="0048071E"/>
    <w:rsid w:val="00484AE9"/>
    <w:rsid w:val="00484DA3"/>
    <w:rsid w:val="0049124A"/>
    <w:rsid w:val="00491C2B"/>
    <w:rsid w:val="00494A29"/>
    <w:rsid w:val="004A334F"/>
    <w:rsid w:val="004B5E9B"/>
    <w:rsid w:val="004D36D1"/>
    <w:rsid w:val="004D3EC5"/>
    <w:rsid w:val="004D45F1"/>
    <w:rsid w:val="004D5C2E"/>
    <w:rsid w:val="004E020C"/>
    <w:rsid w:val="004E0DCD"/>
    <w:rsid w:val="004E0EE1"/>
    <w:rsid w:val="004E367B"/>
    <w:rsid w:val="004E6749"/>
    <w:rsid w:val="004E7F11"/>
    <w:rsid w:val="004F01F3"/>
    <w:rsid w:val="004F211D"/>
    <w:rsid w:val="004F522D"/>
    <w:rsid w:val="004F64C0"/>
    <w:rsid w:val="00504501"/>
    <w:rsid w:val="005075C9"/>
    <w:rsid w:val="0051488C"/>
    <w:rsid w:val="005274B5"/>
    <w:rsid w:val="00527543"/>
    <w:rsid w:val="00530075"/>
    <w:rsid w:val="00530558"/>
    <w:rsid w:val="00535112"/>
    <w:rsid w:val="00535F90"/>
    <w:rsid w:val="0053642A"/>
    <w:rsid w:val="00544DAA"/>
    <w:rsid w:val="005453DF"/>
    <w:rsid w:val="00546556"/>
    <w:rsid w:val="005510F6"/>
    <w:rsid w:val="005532DA"/>
    <w:rsid w:val="0055336D"/>
    <w:rsid w:val="005557EE"/>
    <w:rsid w:val="005600CE"/>
    <w:rsid w:val="00561454"/>
    <w:rsid w:val="00562850"/>
    <w:rsid w:val="00565206"/>
    <w:rsid w:val="00565B4C"/>
    <w:rsid w:val="00566152"/>
    <w:rsid w:val="00566153"/>
    <w:rsid w:val="00571610"/>
    <w:rsid w:val="005725C9"/>
    <w:rsid w:val="00573927"/>
    <w:rsid w:val="00573F66"/>
    <w:rsid w:val="0058074B"/>
    <w:rsid w:val="00580F2C"/>
    <w:rsid w:val="005819EE"/>
    <w:rsid w:val="00590667"/>
    <w:rsid w:val="00591F69"/>
    <w:rsid w:val="00593170"/>
    <w:rsid w:val="005941E7"/>
    <w:rsid w:val="005A45F7"/>
    <w:rsid w:val="005A7071"/>
    <w:rsid w:val="005B24C4"/>
    <w:rsid w:val="005B486E"/>
    <w:rsid w:val="005B5C6D"/>
    <w:rsid w:val="005B6EA0"/>
    <w:rsid w:val="005B7747"/>
    <w:rsid w:val="005D0577"/>
    <w:rsid w:val="005D099C"/>
    <w:rsid w:val="005D16D8"/>
    <w:rsid w:val="005D1EFB"/>
    <w:rsid w:val="005D35ED"/>
    <w:rsid w:val="005D6928"/>
    <w:rsid w:val="005D72F0"/>
    <w:rsid w:val="005E1247"/>
    <w:rsid w:val="005E1A27"/>
    <w:rsid w:val="005E2DB1"/>
    <w:rsid w:val="005F4E82"/>
    <w:rsid w:val="005F64FD"/>
    <w:rsid w:val="00600A7C"/>
    <w:rsid w:val="006107CB"/>
    <w:rsid w:val="006146A3"/>
    <w:rsid w:val="00614D42"/>
    <w:rsid w:val="00617265"/>
    <w:rsid w:val="00617900"/>
    <w:rsid w:val="006204C5"/>
    <w:rsid w:val="00622F43"/>
    <w:rsid w:val="006232EC"/>
    <w:rsid w:val="0062603F"/>
    <w:rsid w:val="00626808"/>
    <w:rsid w:val="00627659"/>
    <w:rsid w:val="00627DAD"/>
    <w:rsid w:val="00637E32"/>
    <w:rsid w:val="006419CA"/>
    <w:rsid w:val="006425A8"/>
    <w:rsid w:val="006502A5"/>
    <w:rsid w:val="006516DB"/>
    <w:rsid w:val="006559CC"/>
    <w:rsid w:val="00656206"/>
    <w:rsid w:val="00657222"/>
    <w:rsid w:val="00662C9B"/>
    <w:rsid w:val="006633E3"/>
    <w:rsid w:val="00664691"/>
    <w:rsid w:val="00667E05"/>
    <w:rsid w:val="00672DDE"/>
    <w:rsid w:val="00681DDE"/>
    <w:rsid w:val="00686C7B"/>
    <w:rsid w:val="006906C5"/>
    <w:rsid w:val="00693E0E"/>
    <w:rsid w:val="00695E48"/>
    <w:rsid w:val="006971F9"/>
    <w:rsid w:val="00697D4C"/>
    <w:rsid w:val="006A3CD5"/>
    <w:rsid w:val="006A6CEC"/>
    <w:rsid w:val="006B0CCC"/>
    <w:rsid w:val="006D6232"/>
    <w:rsid w:val="006E34ED"/>
    <w:rsid w:val="006E3566"/>
    <w:rsid w:val="006E42BE"/>
    <w:rsid w:val="006F0197"/>
    <w:rsid w:val="006F1868"/>
    <w:rsid w:val="006FF264"/>
    <w:rsid w:val="007013EE"/>
    <w:rsid w:val="007024B4"/>
    <w:rsid w:val="00703BF0"/>
    <w:rsid w:val="00703DA5"/>
    <w:rsid w:val="007069B2"/>
    <w:rsid w:val="0071555A"/>
    <w:rsid w:val="00721256"/>
    <w:rsid w:val="00724BA8"/>
    <w:rsid w:val="00725D48"/>
    <w:rsid w:val="00727C28"/>
    <w:rsid w:val="00730C13"/>
    <w:rsid w:val="00733024"/>
    <w:rsid w:val="00733FC1"/>
    <w:rsid w:val="00734D52"/>
    <w:rsid w:val="00743FB0"/>
    <w:rsid w:val="00745B8F"/>
    <w:rsid w:val="00750278"/>
    <w:rsid w:val="00757EF6"/>
    <w:rsid w:val="00763195"/>
    <w:rsid w:val="007657E1"/>
    <w:rsid w:val="00766BBD"/>
    <w:rsid w:val="007709F2"/>
    <w:rsid w:val="00771BF9"/>
    <w:rsid w:val="007727AC"/>
    <w:rsid w:val="0077655C"/>
    <w:rsid w:val="00781AB2"/>
    <w:rsid w:val="0078333C"/>
    <w:rsid w:val="00783A61"/>
    <w:rsid w:val="00784918"/>
    <w:rsid w:val="007858F3"/>
    <w:rsid w:val="007912B6"/>
    <w:rsid w:val="007928DC"/>
    <w:rsid w:val="007971FE"/>
    <w:rsid w:val="007A33B3"/>
    <w:rsid w:val="007A7169"/>
    <w:rsid w:val="007A71B9"/>
    <w:rsid w:val="007A7DBF"/>
    <w:rsid w:val="007B2333"/>
    <w:rsid w:val="007B2E0F"/>
    <w:rsid w:val="007B302B"/>
    <w:rsid w:val="007C38E3"/>
    <w:rsid w:val="007C6A3D"/>
    <w:rsid w:val="007D09DB"/>
    <w:rsid w:val="007E2AA8"/>
    <w:rsid w:val="007F0DA9"/>
    <w:rsid w:val="007F234B"/>
    <w:rsid w:val="007F4A84"/>
    <w:rsid w:val="00801658"/>
    <w:rsid w:val="00803271"/>
    <w:rsid w:val="00804091"/>
    <w:rsid w:val="008046CA"/>
    <w:rsid w:val="00805041"/>
    <w:rsid w:val="00805D34"/>
    <w:rsid w:val="00805E95"/>
    <w:rsid w:val="00810275"/>
    <w:rsid w:val="00811379"/>
    <w:rsid w:val="00812FBA"/>
    <w:rsid w:val="008131DB"/>
    <w:rsid w:val="008176BE"/>
    <w:rsid w:val="0081784D"/>
    <w:rsid w:val="00823CDA"/>
    <w:rsid w:val="00825920"/>
    <w:rsid w:val="00830361"/>
    <w:rsid w:val="00834937"/>
    <w:rsid w:val="00834F40"/>
    <w:rsid w:val="0083739D"/>
    <w:rsid w:val="00837990"/>
    <w:rsid w:val="00837D66"/>
    <w:rsid w:val="00857F0F"/>
    <w:rsid w:val="00860FC3"/>
    <w:rsid w:val="0086167B"/>
    <w:rsid w:val="00861BAA"/>
    <w:rsid w:val="008625A6"/>
    <w:rsid w:val="00864667"/>
    <w:rsid w:val="00864CF1"/>
    <w:rsid w:val="00865797"/>
    <w:rsid w:val="008665E2"/>
    <w:rsid w:val="008671B9"/>
    <w:rsid w:val="00867632"/>
    <w:rsid w:val="00872FA3"/>
    <w:rsid w:val="008744A7"/>
    <w:rsid w:val="008848C9"/>
    <w:rsid w:val="00887371"/>
    <w:rsid w:val="00887570"/>
    <w:rsid w:val="00890CB3"/>
    <w:rsid w:val="00892B6D"/>
    <w:rsid w:val="00895006"/>
    <w:rsid w:val="00897FE8"/>
    <w:rsid w:val="0089E047"/>
    <w:rsid w:val="008A3C85"/>
    <w:rsid w:val="008A637F"/>
    <w:rsid w:val="008B1589"/>
    <w:rsid w:val="008B2C39"/>
    <w:rsid w:val="008B3310"/>
    <w:rsid w:val="008B505C"/>
    <w:rsid w:val="008B749A"/>
    <w:rsid w:val="008D16CF"/>
    <w:rsid w:val="008D1AD3"/>
    <w:rsid w:val="008D4F5E"/>
    <w:rsid w:val="008D7314"/>
    <w:rsid w:val="008E17F4"/>
    <w:rsid w:val="008E4B18"/>
    <w:rsid w:val="008E58E9"/>
    <w:rsid w:val="008F418B"/>
    <w:rsid w:val="008F4A16"/>
    <w:rsid w:val="008F4A42"/>
    <w:rsid w:val="00910DBD"/>
    <w:rsid w:val="00916215"/>
    <w:rsid w:val="00917546"/>
    <w:rsid w:val="00922BB2"/>
    <w:rsid w:val="009247B6"/>
    <w:rsid w:val="0092758B"/>
    <w:rsid w:val="00930EA3"/>
    <w:rsid w:val="00935CE3"/>
    <w:rsid w:val="0093627D"/>
    <w:rsid w:val="009364B8"/>
    <w:rsid w:val="00940DCF"/>
    <w:rsid w:val="0094778A"/>
    <w:rsid w:val="00947C86"/>
    <w:rsid w:val="00952849"/>
    <w:rsid w:val="00954529"/>
    <w:rsid w:val="00956B62"/>
    <w:rsid w:val="00957CC6"/>
    <w:rsid w:val="00961FB8"/>
    <w:rsid w:val="0096256D"/>
    <w:rsid w:val="009630C4"/>
    <w:rsid w:val="00963F64"/>
    <w:rsid w:val="00965B18"/>
    <w:rsid w:val="00966E03"/>
    <w:rsid w:val="009735F3"/>
    <w:rsid w:val="00986DE2"/>
    <w:rsid w:val="00987615"/>
    <w:rsid w:val="00991671"/>
    <w:rsid w:val="009944F5"/>
    <w:rsid w:val="00997505"/>
    <w:rsid w:val="009A1351"/>
    <w:rsid w:val="009A4D36"/>
    <w:rsid w:val="009A6776"/>
    <w:rsid w:val="009B1164"/>
    <w:rsid w:val="009B212F"/>
    <w:rsid w:val="009B24B8"/>
    <w:rsid w:val="009B4C43"/>
    <w:rsid w:val="009B5D6D"/>
    <w:rsid w:val="009B5E52"/>
    <w:rsid w:val="009C087A"/>
    <w:rsid w:val="009C6B98"/>
    <w:rsid w:val="009D1515"/>
    <w:rsid w:val="009D1A6C"/>
    <w:rsid w:val="009D43CB"/>
    <w:rsid w:val="009D6AAA"/>
    <w:rsid w:val="009E298A"/>
    <w:rsid w:val="009F149F"/>
    <w:rsid w:val="009F4332"/>
    <w:rsid w:val="009F49C5"/>
    <w:rsid w:val="00A055BA"/>
    <w:rsid w:val="00A0798B"/>
    <w:rsid w:val="00A1688B"/>
    <w:rsid w:val="00A17D3E"/>
    <w:rsid w:val="00A23FF2"/>
    <w:rsid w:val="00A2521B"/>
    <w:rsid w:val="00A307C9"/>
    <w:rsid w:val="00A36216"/>
    <w:rsid w:val="00A42D87"/>
    <w:rsid w:val="00A45000"/>
    <w:rsid w:val="00A45125"/>
    <w:rsid w:val="00A516C9"/>
    <w:rsid w:val="00A51CF4"/>
    <w:rsid w:val="00A55947"/>
    <w:rsid w:val="00A666D1"/>
    <w:rsid w:val="00A700F5"/>
    <w:rsid w:val="00A77531"/>
    <w:rsid w:val="00A77D79"/>
    <w:rsid w:val="00A8160D"/>
    <w:rsid w:val="00A83131"/>
    <w:rsid w:val="00A835DD"/>
    <w:rsid w:val="00A85E4D"/>
    <w:rsid w:val="00A90B09"/>
    <w:rsid w:val="00A90FFC"/>
    <w:rsid w:val="00A971CC"/>
    <w:rsid w:val="00AA3DC3"/>
    <w:rsid w:val="00AA7A84"/>
    <w:rsid w:val="00AB31E0"/>
    <w:rsid w:val="00AB40A0"/>
    <w:rsid w:val="00AB4886"/>
    <w:rsid w:val="00AC00C2"/>
    <w:rsid w:val="00AC2197"/>
    <w:rsid w:val="00AC39F6"/>
    <w:rsid w:val="00AC6B31"/>
    <w:rsid w:val="00AC7C3C"/>
    <w:rsid w:val="00AC7E7B"/>
    <w:rsid w:val="00AD21D9"/>
    <w:rsid w:val="00AE0243"/>
    <w:rsid w:val="00AF14FE"/>
    <w:rsid w:val="00AF28F1"/>
    <w:rsid w:val="00AF2E44"/>
    <w:rsid w:val="00AF4806"/>
    <w:rsid w:val="00AF6981"/>
    <w:rsid w:val="00AF6EE9"/>
    <w:rsid w:val="00AF7E3A"/>
    <w:rsid w:val="00AF7F69"/>
    <w:rsid w:val="00B02E9D"/>
    <w:rsid w:val="00B04102"/>
    <w:rsid w:val="00B041AD"/>
    <w:rsid w:val="00B04A4B"/>
    <w:rsid w:val="00B1047C"/>
    <w:rsid w:val="00B14BE2"/>
    <w:rsid w:val="00B14F6B"/>
    <w:rsid w:val="00B15459"/>
    <w:rsid w:val="00B17CA6"/>
    <w:rsid w:val="00B2156B"/>
    <w:rsid w:val="00B32012"/>
    <w:rsid w:val="00B32492"/>
    <w:rsid w:val="00B364B9"/>
    <w:rsid w:val="00B41F21"/>
    <w:rsid w:val="00B5318B"/>
    <w:rsid w:val="00B53BCF"/>
    <w:rsid w:val="00B57022"/>
    <w:rsid w:val="00B63E1C"/>
    <w:rsid w:val="00B63E25"/>
    <w:rsid w:val="00B66474"/>
    <w:rsid w:val="00B6681B"/>
    <w:rsid w:val="00B67395"/>
    <w:rsid w:val="00B67CFC"/>
    <w:rsid w:val="00B72284"/>
    <w:rsid w:val="00B72BA0"/>
    <w:rsid w:val="00B738B5"/>
    <w:rsid w:val="00B75727"/>
    <w:rsid w:val="00B80BBB"/>
    <w:rsid w:val="00B811A8"/>
    <w:rsid w:val="00B83D65"/>
    <w:rsid w:val="00B86137"/>
    <w:rsid w:val="00B86194"/>
    <w:rsid w:val="00B903C3"/>
    <w:rsid w:val="00B9258F"/>
    <w:rsid w:val="00B9271A"/>
    <w:rsid w:val="00B9650A"/>
    <w:rsid w:val="00B96FD4"/>
    <w:rsid w:val="00BA064A"/>
    <w:rsid w:val="00BA1270"/>
    <w:rsid w:val="00BA13B5"/>
    <w:rsid w:val="00BA71A7"/>
    <w:rsid w:val="00BB0A2F"/>
    <w:rsid w:val="00BB0C73"/>
    <w:rsid w:val="00BB1213"/>
    <w:rsid w:val="00BB2517"/>
    <w:rsid w:val="00BC536D"/>
    <w:rsid w:val="00BD0C65"/>
    <w:rsid w:val="00BD50D8"/>
    <w:rsid w:val="00BD54C1"/>
    <w:rsid w:val="00BD7965"/>
    <w:rsid w:val="00BE023D"/>
    <w:rsid w:val="00BE0947"/>
    <w:rsid w:val="00BE109E"/>
    <w:rsid w:val="00BE1B55"/>
    <w:rsid w:val="00BE578F"/>
    <w:rsid w:val="00BEFD34"/>
    <w:rsid w:val="00BF2A92"/>
    <w:rsid w:val="00BF46DD"/>
    <w:rsid w:val="00BF5521"/>
    <w:rsid w:val="00BF7D2A"/>
    <w:rsid w:val="00C03FC3"/>
    <w:rsid w:val="00C04603"/>
    <w:rsid w:val="00C32E7C"/>
    <w:rsid w:val="00C33664"/>
    <w:rsid w:val="00C35D5A"/>
    <w:rsid w:val="00C3738B"/>
    <w:rsid w:val="00C4192A"/>
    <w:rsid w:val="00C5083B"/>
    <w:rsid w:val="00C511C3"/>
    <w:rsid w:val="00C521F1"/>
    <w:rsid w:val="00C538F6"/>
    <w:rsid w:val="00C566DF"/>
    <w:rsid w:val="00C607B6"/>
    <w:rsid w:val="00C624DA"/>
    <w:rsid w:val="00C63AD9"/>
    <w:rsid w:val="00C6BF8E"/>
    <w:rsid w:val="00C71700"/>
    <w:rsid w:val="00C71902"/>
    <w:rsid w:val="00C71B80"/>
    <w:rsid w:val="00C728D8"/>
    <w:rsid w:val="00C733DA"/>
    <w:rsid w:val="00C73733"/>
    <w:rsid w:val="00C76580"/>
    <w:rsid w:val="00C77587"/>
    <w:rsid w:val="00C836B2"/>
    <w:rsid w:val="00C86359"/>
    <w:rsid w:val="00C908BC"/>
    <w:rsid w:val="00C909B2"/>
    <w:rsid w:val="00C93511"/>
    <w:rsid w:val="00C93F39"/>
    <w:rsid w:val="00C9430C"/>
    <w:rsid w:val="00C96BBC"/>
    <w:rsid w:val="00C97CB6"/>
    <w:rsid w:val="00CA07A9"/>
    <w:rsid w:val="00CA58D8"/>
    <w:rsid w:val="00CA6085"/>
    <w:rsid w:val="00CB081E"/>
    <w:rsid w:val="00CC0FE1"/>
    <w:rsid w:val="00CC1CB2"/>
    <w:rsid w:val="00CC6036"/>
    <w:rsid w:val="00CC78E2"/>
    <w:rsid w:val="00CD31C4"/>
    <w:rsid w:val="00CD32EB"/>
    <w:rsid w:val="00CD7BEE"/>
    <w:rsid w:val="00CE25AB"/>
    <w:rsid w:val="00CE61DC"/>
    <w:rsid w:val="00CE6ED2"/>
    <w:rsid w:val="00CF06AE"/>
    <w:rsid w:val="00CF708E"/>
    <w:rsid w:val="00CF7E9F"/>
    <w:rsid w:val="00CF7FA0"/>
    <w:rsid w:val="00D0413F"/>
    <w:rsid w:val="00D05300"/>
    <w:rsid w:val="00D068CB"/>
    <w:rsid w:val="00D06C4D"/>
    <w:rsid w:val="00D11E9D"/>
    <w:rsid w:val="00D11F7D"/>
    <w:rsid w:val="00D149F6"/>
    <w:rsid w:val="00D15065"/>
    <w:rsid w:val="00D22AB2"/>
    <w:rsid w:val="00D255C1"/>
    <w:rsid w:val="00D25AF1"/>
    <w:rsid w:val="00D372C8"/>
    <w:rsid w:val="00D43995"/>
    <w:rsid w:val="00D44A40"/>
    <w:rsid w:val="00D4593B"/>
    <w:rsid w:val="00D47803"/>
    <w:rsid w:val="00D52AAC"/>
    <w:rsid w:val="00D54D6C"/>
    <w:rsid w:val="00D551BD"/>
    <w:rsid w:val="00D5561A"/>
    <w:rsid w:val="00D704FE"/>
    <w:rsid w:val="00D71251"/>
    <w:rsid w:val="00D71C22"/>
    <w:rsid w:val="00D71D4C"/>
    <w:rsid w:val="00D756A8"/>
    <w:rsid w:val="00D75AC8"/>
    <w:rsid w:val="00D76202"/>
    <w:rsid w:val="00D77651"/>
    <w:rsid w:val="00D7791B"/>
    <w:rsid w:val="00D77E80"/>
    <w:rsid w:val="00D852A8"/>
    <w:rsid w:val="00D85C19"/>
    <w:rsid w:val="00D86E06"/>
    <w:rsid w:val="00D874AA"/>
    <w:rsid w:val="00D92BF8"/>
    <w:rsid w:val="00D933D4"/>
    <w:rsid w:val="00D93D19"/>
    <w:rsid w:val="00D95463"/>
    <w:rsid w:val="00D968ED"/>
    <w:rsid w:val="00DA2E04"/>
    <w:rsid w:val="00DA3F78"/>
    <w:rsid w:val="00DA5793"/>
    <w:rsid w:val="00DA59B4"/>
    <w:rsid w:val="00DB2148"/>
    <w:rsid w:val="00DB31DB"/>
    <w:rsid w:val="00DB6D3E"/>
    <w:rsid w:val="00DB6F03"/>
    <w:rsid w:val="00DC2470"/>
    <w:rsid w:val="00DC4477"/>
    <w:rsid w:val="00DC4795"/>
    <w:rsid w:val="00DC6B86"/>
    <w:rsid w:val="00DD0D7F"/>
    <w:rsid w:val="00DD1BFE"/>
    <w:rsid w:val="00DE2070"/>
    <w:rsid w:val="00DE3FB0"/>
    <w:rsid w:val="00DE4BBC"/>
    <w:rsid w:val="00DF1C81"/>
    <w:rsid w:val="00DF23DE"/>
    <w:rsid w:val="00E1234C"/>
    <w:rsid w:val="00E124E6"/>
    <w:rsid w:val="00E13FEF"/>
    <w:rsid w:val="00E1455C"/>
    <w:rsid w:val="00E15B01"/>
    <w:rsid w:val="00E1659A"/>
    <w:rsid w:val="00E170CB"/>
    <w:rsid w:val="00E172A7"/>
    <w:rsid w:val="00E20224"/>
    <w:rsid w:val="00E21BC3"/>
    <w:rsid w:val="00E3280D"/>
    <w:rsid w:val="00E45039"/>
    <w:rsid w:val="00E51C98"/>
    <w:rsid w:val="00E52BF8"/>
    <w:rsid w:val="00E55562"/>
    <w:rsid w:val="00E6260E"/>
    <w:rsid w:val="00E63A93"/>
    <w:rsid w:val="00E63D74"/>
    <w:rsid w:val="00E67F2E"/>
    <w:rsid w:val="00E70B0B"/>
    <w:rsid w:val="00E74FBC"/>
    <w:rsid w:val="00E75240"/>
    <w:rsid w:val="00E756FE"/>
    <w:rsid w:val="00E803EB"/>
    <w:rsid w:val="00E80DBE"/>
    <w:rsid w:val="00E83A0B"/>
    <w:rsid w:val="00E83CB4"/>
    <w:rsid w:val="00E857CA"/>
    <w:rsid w:val="00E91F0E"/>
    <w:rsid w:val="00E9235E"/>
    <w:rsid w:val="00E92389"/>
    <w:rsid w:val="00E92AB2"/>
    <w:rsid w:val="00E97A14"/>
    <w:rsid w:val="00EA090F"/>
    <w:rsid w:val="00EA32A4"/>
    <w:rsid w:val="00EA5062"/>
    <w:rsid w:val="00EA71A5"/>
    <w:rsid w:val="00EB3A14"/>
    <w:rsid w:val="00EB3FB0"/>
    <w:rsid w:val="00EC0A60"/>
    <w:rsid w:val="00EC60DF"/>
    <w:rsid w:val="00EC716E"/>
    <w:rsid w:val="00ED0B94"/>
    <w:rsid w:val="00ED1459"/>
    <w:rsid w:val="00ED3E44"/>
    <w:rsid w:val="00ED3E6A"/>
    <w:rsid w:val="00ED792B"/>
    <w:rsid w:val="00EE4767"/>
    <w:rsid w:val="00EE5462"/>
    <w:rsid w:val="00EF40D4"/>
    <w:rsid w:val="00EF776B"/>
    <w:rsid w:val="00F05520"/>
    <w:rsid w:val="00F0773A"/>
    <w:rsid w:val="00F11BA1"/>
    <w:rsid w:val="00F125B5"/>
    <w:rsid w:val="00F12EA3"/>
    <w:rsid w:val="00F17747"/>
    <w:rsid w:val="00F21135"/>
    <w:rsid w:val="00F227F5"/>
    <w:rsid w:val="00F22915"/>
    <w:rsid w:val="00F22A8D"/>
    <w:rsid w:val="00F23501"/>
    <w:rsid w:val="00F24C65"/>
    <w:rsid w:val="00F3440E"/>
    <w:rsid w:val="00F3591D"/>
    <w:rsid w:val="00F41DB0"/>
    <w:rsid w:val="00F434AB"/>
    <w:rsid w:val="00F515FF"/>
    <w:rsid w:val="00F530FE"/>
    <w:rsid w:val="00F61B07"/>
    <w:rsid w:val="00F63540"/>
    <w:rsid w:val="00F64388"/>
    <w:rsid w:val="00F712CB"/>
    <w:rsid w:val="00F73B99"/>
    <w:rsid w:val="00F74B4E"/>
    <w:rsid w:val="00F75947"/>
    <w:rsid w:val="00F8043A"/>
    <w:rsid w:val="00F8712E"/>
    <w:rsid w:val="00F94CB2"/>
    <w:rsid w:val="00FA0F85"/>
    <w:rsid w:val="00FA1F1A"/>
    <w:rsid w:val="00FA3A94"/>
    <w:rsid w:val="00FA4232"/>
    <w:rsid w:val="00FB042D"/>
    <w:rsid w:val="00FB16DE"/>
    <w:rsid w:val="00FC3DC1"/>
    <w:rsid w:val="00FC6636"/>
    <w:rsid w:val="00FD106B"/>
    <w:rsid w:val="00FD585C"/>
    <w:rsid w:val="00FD586C"/>
    <w:rsid w:val="00FD7D9F"/>
    <w:rsid w:val="00FE1B60"/>
    <w:rsid w:val="00FE70BA"/>
    <w:rsid w:val="00FE73AF"/>
    <w:rsid w:val="00FF14BF"/>
    <w:rsid w:val="00FF211A"/>
    <w:rsid w:val="00FF2903"/>
    <w:rsid w:val="00FF3698"/>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8C2"/>
    <w:pPr>
      <w:spacing w:line="480" w:lineRule="auto"/>
      <w:outlineLvl w:val="0"/>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pPr>
      <w:spacing w:line="480" w:lineRule="auto"/>
    </w:pPr>
    <w:rPr>
      <w:rFonts w:ascii="Times New Roman" w:hAnsi="Times New Roman" w:cs="Times New Roman"/>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00227-012-1949-y" TargetMode="External"/><Relationship Id="rId2" Type="http://schemas.openxmlformats.org/officeDocument/2006/relationships/hyperlink" Target="https://scholar.google.com/citations?user=QLFiuioAAAAJ&amp;hl=en&amp;oi=sra" TargetMode="External"/><Relationship Id="rId1" Type="http://schemas.openxmlformats.org/officeDocument/2006/relationships/hyperlink" Target="https://scholar.google.com/citations?user=QV1Cek0AAAAJ&amp;hl=en&amp;oi=sra"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BB15E6-38B3-4E03-B404-4F2BB5B8172D}">
  <ds:schemaRefs>
    <ds:schemaRef ds:uri="http://schemas.microsoft.com/sharepoint/v3/contenttype/forms"/>
  </ds:schemaRefs>
</ds:datastoreItem>
</file>

<file path=customXml/itemProps3.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3664</TotalTime>
  <Pages>28</Pages>
  <Words>36206</Words>
  <Characters>206375</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Furey</cp:lastModifiedBy>
  <cp:revision>799</cp:revision>
  <dcterms:created xsi:type="dcterms:W3CDTF">2022-09-26T19:43:00Z</dcterms:created>
  <dcterms:modified xsi:type="dcterms:W3CDTF">2023-07-22T12:55:00Z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zotero-version="6.0.26"&gt;&lt;session id="3q4qE7vF"/&gt;&lt;style id="http://www.zotero.org/styles/canadian-journal-of-fisheries-and-aquatic-sciences" hasBibliography="1" bibliographyStyleHasBeenSet="1"/&gt;&lt;prefs&gt;&lt;pref name="fieldType" value="Fi</vt:lpwstr>
  </property>
  <property fmtid="{D5CDD505-2E9C-101B-9397-08002B2CF9AE}" pid="4" name="ZOTERO_PREF_2">
    <vt:lpwstr>eld"/&gt;&lt;pref name="automaticJournalAbbreviations" value="true"/&gt;&lt;/prefs&gt;&lt;/data&gt;</vt:lpwstr>
  </property>
</Properties>
</file>